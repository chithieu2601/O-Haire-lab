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0CEA58" w14:textId="77777777" w:rsidR="00071D20" w:rsidRDefault="00071D20" w:rsidP="00071D20">
      <w:pPr>
        <w:pStyle w:val="Heading1"/>
        <w:jc w:val="center"/>
        <w:rPr>
          <w:lang w:val="en-US"/>
        </w:rPr>
      </w:pPr>
    </w:p>
    <w:p w14:paraId="22B7778E" w14:textId="77777777" w:rsidR="00071D20" w:rsidRDefault="00071D20" w:rsidP="00071D20">
      <w:pPr>
        <w:pStyle w:val="Heading1"/>
        <w:jc w:val="center"/>
        <w:rPr>
          <w:lang w:val="en-US"/>
        </w:rPr>
      </w:pPr>
    </w:p>
    <w:p w14:paraId="01C71C03" w14:textId="77777777" w:rsidR="00071D20" w:rsidRDefault="00071D20" w:rsidP="00071D20">
      <w:pPr>
        <w:pStyle w:val="Heading1"/>
        <w:jc w:val="center"/>
        <w:rPr>
          <w:lang w:val="en-US"/>
        </w:rPr>
      </w:pPr>
    </w:p>
    <w:p w14:paraId="2A9161BB" w14:textId="77777777" w:rsidR="00071D20" w:rsidRDefault="00071D20" w:rsidP="00071D20">
      <w:pPr>
        <w:pStyle w:val="Heading1"/>
        <w:jc w:val="center"/>
        <w:rPr>
          <w:lang w:val="en-US"/>
        </w:rPr>
      </w:pPr>
    </w:p>
    <w:p w14:paraId="027BA484" w14:textId="4E8A4BF9" w:rsidR="00990E20" w:rsidRPr="00071D20" w:rsidRDefault="00990E20" w:rsidP="00071D20">
      <w:pPr>
        <w:pStyle w:val="Heading1"/>
        <w:jc w:val="center"/>
        <w:rPr>
          <w:lang w:val="en-US"/>
        </w:rPr>
      </w:pPr>
      <w:r w:rsidRPr="00071D20">
        <w:rPr>
          <w:lang w:val="en-US"/>
        </w:rPr>
        <w:t>VR_12 Procedure</w:t>
      </w:r>
    </w:p>
    <w:p w14:paraId="12F59369" w14:textId="77777777" w:rsidR="00B45E55" w:rsidRDefault="00990E20" w:rsidP="00B45E55">
      <w:pPr>
        <w:jc w:val="center"/>
        <w:rPr>
          <w:ins w:id="0" w:author="Kristy vanMarle" w:date="2024-11-08T10:41:00Z" w16du:dateUtc="2024-11-08T17:41:00Z"/>
          <w:lang w:val="en-US"/>
        </w:rPr>
      </w:pPr>
      <w:r w:rsidRPr="00B45E55">
        <w:rPr>
          <w:b/>
          <w:bCs/>
          <w:lang w:val="en-US"/>
          <w:rPrChange w:id="1" w:author="Kristy vanMarle" w:date="2024-11-08T10:41:00Z" w16du:dateUtc="2024-11-08T17:41:00Z">
            <w:rPr>
              <w:lang w:val="en-US"/>
            </w:rPr>
          </w:rPrChange>
        </w:rPr>
        <w:t>Chi Thieu</w:t>
      </w:r>
      <w:ins w:id="2" w:author="Kristy vanMarle" w:date="2024-11-08T10:40:00Z" w16du:dateUtc="2024-11-08T17:40:00Z">
        <w:r w:rsidR="00B45E55">
          <w:rPr>
            <w:lang w:val="en-US"/>
          </w:rPr>
          <w:t xml:space="preserve">, Data Team RA </w:t>
        </w:r>
      </w:ins>
    </w:p>
    <w:p w14:paraId="7B8B5505" w14:textId="02F410C6" w:rsidR="007C3B6A" w:rsidRDefault="00B45E55" w:rsidP="00B45E55">
      <w:pPr>
        <w:jc w:val="center"/>
        <w:rPr>
          <w:lang w:val="en-US"/>
        </w:rPr>
      </w:pPr>
      <w:ins w:id="3" w:author="Kristy vanMarle" w:date="2024-11-08T10:41:00Z" w16du:dateUtc="2024-11-08T17:41:00Z">
        <w:r>
          <w:rPr>
            <w:lang w:val="en-US"/>
          </w:rPr>
          <w:t>Prepared F</w:t>
        </w:r>
      </w:ins>
      <w:ins w:id="4" w:author="Kristy vanMarle" w:date="2024-11-08T10:40:00Z" w16du:dateUtc="2024-11-08T17:40:00Z">
        <w:r>
          <w:rPr>
            <w:lang w:val="en-US"/>
          </w:rPr>
          <w:t>all 2024</w:t>
        </w:r>
      </w:ins>
    </w:p>
    <w:p w14:paraId="420C4E56" w14:textId="77777777" w:rsidR="00990E20" w:rsidRDefault="00990E20">
      <w:pPr>
        <w:rPr>
          <w:lang w:val="en-US"/>
        </w:rPr>
      </w:pPr>
      <w:r>
        <w:rPr>
          <w:lang w:val="en-US"/>
        </w:rPr>
        <w:br w:type="page"/>
      </w:r>
    </w:p>
    <w:p w14:paraId="3F984C94" w14:textId="3D49C6E2" w:rsidR="00990E20" w:rsidRDefault="00990E20" w:rsidP="00AD408C">
      <w:pPr>
        <w:pStyle w:val="Heading2"/>
        <w:numPr>
          <w:ilvl w:val="0"/>
          <w:numId w:val="2"/>
        </w:numPr>
        <w:shd w:val="clear" w:color="auto" w:fill="DAE9F7" w:themeFill="text2" w:themeFillTint="1A"/>
        <w:rPr>
          <w:lang w:val="en-US"/>
        </w:rPr>
        <w:pPrChange w:id="5" w:author="Kristy vanMarle" w:date="2024-11-08T10:36:00Z" w16du:dateUtc="2024-11-08T17:36:00Z">
          <w:pPr>
            <w:pStyle w:val="Heading2"/>
            <w:numPr>
              <w:numId w:val="2"/>
            </w:numPr>
            <w:ind w:left="720" w:hanging="360"/>
          </w:pPr>
        </w:pPrChange>
      </w:pPr>
      <w:r>
        <w:rPr>
          <w:lang w:val="en-US"/>
        </w:rPr>
        <w:lastRenderedPageBreak/>
        <w:t xml:space="preserve">Used </w:t>
      </w:r>
      <w:commentRangeStart w:id="6"/>
      <w:r>
        <w:rPr>
          <w:lang w:val="en-US"/>
        </w:rPr>
        <w:t>library</w:t>
      </w:r>
      <w:commentRangeEnd w:id="6"/>
      <w:r w:rsidR="00496497">
        <w:rPr>
          <w:rStyle w:val="CommentReference"/>
          <w:rFonts w:asciiTheme="minorHAnsi" w:eastAsiaTheme="minorHAnsi" w:hAnsiTheme="minorHAnsi" w:cstheme="minorBidi"/>
          <w:color w:val="auto"/>
        </w:rPr>
        <w:commentReference w:id="6"/>
      </w:r>
    </w:p>
    <w:p w14:paraId="5EF3F458" w14:textId="4FD3B952" w:rsidR="00990E20" w:rsidRPr="00990E20" w:rsidRDefault="00990E20" w:rsidP="00990E20">
      <w:pPr>
        <w:ind w:left="360"/>
        <w:rPr>
          <w:lang w:val="en-US"/>
        </w:rPr>
      </w:pPr>
      <w:r w:rsidRPr="00990E20">
        <w:rPr>
          <w:lang w:val="en-US"/>
        </w:rPr>
        <w:t>library(</w:t>
      </w:r>
      <w:proofErr w:type="spellStart"/>
      <w:r w:rsidRPr="00990E20">
        <w:rPr>
          <w:lang w:val="en-US"/>
        </w:rPr>
        <w:t>readr</w:t>
      </w:r>
      <w:proofErr w:type="spellEnd"/>
      <w:r w:rsidRPr="00990E20">
        <w:rPr>
          <w:lang w:val="en-US"/>
        </w:rPr>
        <w:t>)</w:t>
      </w:r>
      <w:r>
        <w:rPr>
          <w:lang w:val="en-US"/>
        </w:rPr>
        <w:t xml:space="preserve"> </w:t>
      </w:r>
      <w:del w:id="7" w:author="Kristy vanMarle" w:date="2024-11-08T10:41:00Z" w16du:dateUtc="2024-11-08T17:41:00Z">
        <w:r w:rsidDel="00B45E55">
          <w:rPr>
            <w:lang w:val="en-US"/>
          </w:rPr>
          <w:delText xml:space="preserve"> </w:delText>
        </w:r>
      </w:del>
      <w:r>
        <w:rPr>
          <w:lang w:val="en-US"/>
        </w:rPr>
        <w:t>: Read csv files</w:t>
      </w:r>
    </w:p>
    <w:p w14:paraId="4FF1B932" w14:textId="6DD6728A" w:rsidR="00990E20" w:rsidRPr="00990E20" w:rsidRDefault="00990E20" w:rsidP="00990E20">
      <w:pPr>
        <w:ind w:left="360"/>
        <w:rPr>
          <w:lang w:val="en-US"/>
        </w:rPr>
      </w:pPr>
      <w:r w:rsidRPr="00990E20">
        <w:rPr>
          <w:lang w:val="en-US"/>
        </w:rPr>
        <w:t>library(</w:t>
      </w:r>
      <w:proofErr w:type="spellStart"/>
      <w:r w:rsidRPr="00990E20">
        <w:rPr>
          <w:lang w:val="en-US"/>
        </w:rPr>
        <w:t>dplyr</w:t>
      </w:r>
      <w:proofErr w:type="spellEnd"/>
      <w:proofErr w:type="gramStart"/>
      <w:r w:rsidRPr="00990E20">
        <w:rPr>
          <w:lang w:val="en-US"/>
        </w:rPr>
        <w:t>)</w:t>
      </w:r>
      <w:r>
        <w:rPr>
          <w:lang w:val="en-US"/>
        </w:rPr>
        <w:t xml:space="preserve"> :</w:t>
      </w:r>
      <w:proofErr w:type="gramEnd"/>
      <w:r>
        <w:rPr>
          <w:lang w:val="en-US"/>
        </w:rPr>
        <w:t xml:space="preserve"> Data manipulation</w:t>
      </w:r>
    </w:p>
    <w:p w14:paraId="075A9C38" w14:textId="3090DA85" w:rsidR="00990E20" w:rsidRPr="00990E20" w:rsidRDefault="00990E20" w:rsidP="00990E20">
      <w:pPr>
        <w:ind w:left="360"/>
        <w:rPr>
          <w:lang w:val="en-US"/>
        </w:rPr>
      </w:pPr>
      <w:r w:rsidRPr="00990E20">
        <w:rPr>
          <w:lang w:val="en-US"/>
        </w:rPr>
        <w:t>library(</w:t>
      </w:r>
      <w:proofErr w:type="spellStart"/>
      <w:r w:rsidRPr="00990E20">
        <w:rPr>
          <w:lang w:val="en-US"/>
        </w:rPr>
        <w:t>tidyr</w:t>
      </w:r>
      <w:proofErr w:type="spellEnd"/>
      <w:proofErr w:type="gramStart"/>
      <w:r w:rsidRPr="00990E20">
        <w:rPr>
          <w:lang w:val="en-US"/>
        </w:rPr>
        <w:t>)</w:t>
      </w:r>
      <w:r>
        <w:rPr>
          <w:lang w:val="en-US"/>
        </w:rPr>
        <w:t xml:space="preserve"> :</w:t>
      </w:r>
      <w:proofErr w:type="gramEnd"/>
      <w:r>
        <w:rPr>
          <w:lang w:val="en-US"/>
        </w:rPr>
        <w:t xml:space="preserve"> Tidy data</w:t>
      </w:r>
    </w:p>
    <w:p w14:paraId="3A27B6C8" w14:textId="521E158F" w:rsidR="00990E20" w:rsidRPr="00990E20" w:rsidRDefault="00990E20" w:rsidP="00990E20">
      <w:pPr>
        <w:ind w:left="360"/>
        <w:rPr>
          <w:lang w:val="en-US"/>
        </w:rPr>
      </w:pPr>
      <w:r w:rsidRPr="00990E20">
        <w:rPr>
          <w:lang w:val="en-US"/>
        </w:rPr>
        <w:t>library(xlsx</w:t>
      </w:r>
      <w:proofErr w:type="gramStart"/>
      <w:r w:rsidRPr="00990E20">
        <w:rPr>
          <w:lang w:val="en-US"/>
        </w:rPr>
        <w:t>)</w:t>
      </w:r>
      <w:r>
        <w:rPr>
          <w:lang w:val="en-US"/>
        </w:rPr>
        <w:t xml:space="preserve"> :</w:t>
      </w:r>
      <w:proofErr w:type="gramEnd"/>
      <w:r>
        <w:rPr>
          <w:lang w:val="en-US"/>
        </w:rPr>
        <w:t xml:space="preserve"> Read/Write Excel fi</w:t>
      </w:r>
      <w:ins w:id="8" w:author="Kristy vanMarle" w:date="2024-11-08T10:39:00Z" w16du:dateUtc="2024-11-08T17:39:00Z">
        <w:r w:rsidR="007C3B6A">
          <w:rPr>
            <w:lang w:val="en-US"/>
          </w:rPr>
          <w:t>l</w:t>
        </w:r>
      </w:ins>
      <w:r>
        <w:rPr>
          <w:lang w:val="en-US"/>
        </w:rPr>
        <w:t>e</w:t>
      </w:r>
      <w:del w:id="9" w:author="Kristy vanMarle" w:date="2024-11-08T10:40:00Z" w16du:dateUtc="2024-11-08T17:40:00Z">
        <w:r w:rsidDel="007C3B6A">
          <w:rPr>
            <w:lang w:val="en-US"/>
          </w:rPr>
          <w:delText>l</w:delText>
        </w:r>
      </w:del>
      <w:r>
        <w:rPr>
          <w:lang w:val="en-US"/>
        </w:rPr>
        <w:t>s</w:t>
      </w:r>
    </w:p>
    <w:p w14:paraId="209BF777" w14:textId="4F507E69" w:rsidR="00990E20" w:rsidRPr="00990E20" w:rsidRDefault="00990E20" w:rsidP="00990E20">
      <w:pPr>
        <w:ind w:left="360"/>
        <w:rPr>
          <w:lang w:val="en-US"/>
        </w:rPr>
      </w:pPr>
      <w:r w:rsidRPr="00990E20">
        <w:rPr>
          <w:lang w:val="en-US"/>
        </w:rPr>
        <w:t>library(caret</w:t>
      </w:r>
      <w:proofErr w:type="gramStart"/>
      <w:r w:rsidRPr="00990E20">
        <w:rPr>
          <w:lang w:val="en-US"/>
        </w:rPr>
        <w:t>)</w:t>
      </w:r>
      <w:r>
        <w:rPr>
          <w:lang w:val="en-US"/>
        </w:rPr>
        <w:t xml:space="preserve"> :</w:t>
      </w:r>
      <w:proofErr w:type="gramEnd"/>
      <w:r>
        <w:rPr>
          <w:lang w:val="en-US"/>
        </w:rPr>
        <w:t xml:space="preserve"> Machine learning</w:t>
      </w:r>
    </w:p>
    <w:p w14:paraId="1A715DC9" w14:textId="48CBC2A2" w:rsidR="00990E20" w:rsidRPr="00990E20" w:rsidRDefault="00990E20" w:rsidP="00990E20">
      <w:pPr>
        <w:ind w:left="360"/>
        <w:rPr>
          <w:lang w:val="en-US"/>
        </w:rPr>
      </w:pPr>
      <w:r w:rsidRPr="00990E20">
        <w:rPr>
          <w:lang w:val="en-US"/>
        </w:rPr>
        <w:t>library(</w:t>
      </w:r>
      <w:proofErr w:type="spellStart"/>
      <w:r w:rsidRPr="00990E20">
        <w:rPr>
          <w:lang w:val="en-US"/>
        </w:rPr>
        <w:t>tidyverse</w:t>
      </w:r>
      <w:proofErr w:type="spellEnd"/>
      <w:proofErr w:type="gramStart"/>
      <w:r w:rsidRPr="00990E20">
        <w:rPr>
          <w:lang w:val="en-US"/>
        </w:rPr>
        <w:t>)</w:t>
      </w:r>
      <w:r>
        <w:rPr>
          <w:lang w:val="en-US"/>
        </w:rPr>
        <w:t xml:space="preserve"> :</w:t>
      </w:r>
      <w:proofErr w:type="gramEnd"/>
      <w:r>
        <w:rPr>
          <w:lang w:val="en-US"/>
        </w:rPr>
        <w:t xml:space="preserve"> </w:t>
      </w:r>
      <w:r w:rsidRPr="00990E20">
        <w:t xml:space="preserve"> Data science tools</w:t>
      </w:r>
    </w:p>
    <w:p w14:paraId="5A59EE59" w14:textId="32C8F513" w:rsidR="00990E20" w:rsidRPr="00990E20" w:rsidRDefault="00990E20" w:rsidP="007C3B6A">
      <w:pPr>
        <w:ind w:left="360"/>
        <w:rPr>
          <w:lang w:val="en-US"/>
        </w:rPr>
      </w:pPr>
      <w:r w:rsidRPr="00990E20">
        <w:rPr>
          <w:lang w:val="en-US"/>
        </w:rPr>
        <w:t>library(ggplot2</w:t>
      </w:r>
      <w:proofErr w:type="gramStart"/>
      <w:r w:rsidRPr="00990E20">
        <w:rPr>
          <w:lang w:val="en-US"/>
        </w:rPr>
        <w:t>)</w:t>
      </w:r>
      <w:r>
        <w:rPr>
          <w:lang w:val="en-US"/>
        </w:rPr>
        <w:t xml:space="preserve"> :</w:t>
      </w:r>
      <w:proofErr w:type="gramEnd"/>
      <w:r>
        <w:rPr>
          <w:lang w:val="en-US"/>
        </w:rPr>
        <w:t xml:space="preserve"> Data visualization</w:t>
      </w:r>
    </w:p>
    <w:p w14:paraId="37A5004C" w14:textId="059ADACF" w:rsidR="00990E20" w:rsidRPr="00990E20" w:rsidRDefault="00990E20" w:rsidP="00990E20">
      <w:pPr>
        <w:ind w:left="360"/>
        <w:rPr>
          <w:lang w:val="en-US"/>
        </w:rPr>
      </w:pPr>
      <w:r w:rsidRPr="00990E20">
        <w:rPr>
          <w:lang w:val="en-US"/>
        </w:rPr>
        <w:t>library(</w:t>
      </w:r>
      <w:proofErr w:type="spellStart"/>
      <w:proofErr w:type="gramStart"/>
      <w:r w:rsidRPr="00990E20">
        <w:rPr>
          <w:lang w:val="en-US"/>
        </w:rPr>
        <w:t>data.table</w:t>
      </w:r>
      <w:proofErr w:type="spellEnd"/>
      <w:proofErr w:type="gramEnd"/>
      <w:r w:rsidRPr="00990E20">
        <w:rPr>
          <w:lang w:val="en-US"/>
        </w:rPr>
        <w:t>)</w:t>
      </w:r>
      <w:r>
        <w:rPr>
          <w:lang w:val="en-US"/>
        </w:rPr>
        <w:t xml:space="preserve"> : Data manipulation</w:t>
      </w:r>
    </w:p>
    <w:p w14:paraId="1E4B5932" w14:textId="51DA5268" w:rsidR="00990E20" w:rsidRDefault="00990E20" w:rsidP="00AD408C">
      <w:pPr>
        <w:pStyle w:val="Heading2"/>
        <w:numPr>
          <w:ilvl w:val="0"/>
          <w:numId w:val="2"/>
        </w:numPr>
        <w:shd w:val="clear" w:color="auto" w:fill="DAE9F7" w:themeFill="text2" w:themeFillTint="1A"/>
        <w:rPr>
          <w:lang w:val="en-US"/>
        </w:rPr>
        <w:pPrChange w:id="10" w:author="Kristy vanMarle" w:date="2024-11-08T10:36:00Z" w16du:dateUtc="2024-11-08T17:36:00Z">
          <w:pPr>
            <w:pStyle w:val="Heading2"/>
            <w:numPr>
              <w:numId w:val="2"/>
            </w:numPr>
            <w:ind w:left="720" w:hanging="360"/>
          </w:pPr>
        </w:pPrChange>
      </w:pPr>
      <w:r>
        <w:rPr>
          <w:lang w:val="en-US"/>
        </w:rPr>
        <w:t>Load data</w:t>
      </w:r>
    </w:p>
    <w:p w14:paraId="53DB39B1" w14:textId="5423715D" w:rsidR="00990E20" w:rsidRDefault="00990E20" w:rsidP="00990E20">
      <w:pPr>
        <w:ind w:left="360"/>
        <w:rPr>
          <w:lang w:val="en-US"/>
        </w:rPr>
      </w:pPr>
      <w:r>
        <w:rPr>
          <w:lang w:val="en-US"/>
        </w:rPr>
        <w:t>“</w:t>
      </w:r>
      <w:r w:rsidRPr="00990E20">
        <w:rPr>
          <w:lang w:val="en-US"/>
        </w:rPr>
        <w:t>221004_Qualtrics_wide_warrior_DEIDENTIFIED_VR12</w:t>
      </w:r>
      <w:r>
        <w:rPr>
          <w:lang w:val="en-US"/>
        </w:rPr>
        <w:t xml:space="preserve">” </w:t>
      </w:r>
      <w:del w:id="11" w:author="Kristy vanMarle" w:date="2024-11-08T10:28:00Z" w16du:dateUtc="2024-11-08T17:28:00Z">
        <w:r w:rsidDel="0059525D">
          <w:rPr>
            <w:lang w:val="en-US"/>
          </w:rPr>
          <w:delText xml:space="preserve"> </w:delText>
        </w:r>
      </w:del>
      <w:r>
        <w:rPr>
          <w:lang w:val="en-US"/>
        </w:rPr>
        <w:t xml:space="preserve">stores in data by using </w:t>
      </w:r>
      <w:r w:rsidRPr="00990E20">
        <w:rPr>
          <w:b/>
          <w:bCs/>
          <w:lang w:val="en-US"/>
        </w:rPr>
        <w:t>read.csv</w:t>
      </w:r>
    </w:p>
    <w:p w14:paraId="5935A59E" w14:textId="60F33C24" w:rsidR="00990E20" w:rsidRDefault="00990E20" w:rsidP="00990E20">
      <w:pPr>
        <w:ind w:left="360"/>
        <w:rPr>
          <w:lang w:val="en-US"/>
        </w:rPr>
      </w:pPr>
      <w:r>
        <w:rPr>
          <w:noProof/>
          <w:lang w:val="en-US"/>
        </w:rPr>
        <w:drawing>
          <wp:inline distT="0" distB="0" distL="0" distR="0" wp14:anchorId="6E571E8C" wp14:editId="5E45303B">
            <wp:extent cx="5731510" cy="331470"/>
            <wp:effectExtent l="0" t="0" r="2540" b="0"/>
            <wp:docPr id="995772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772626" name="Picture 995772626"/>
                    <pic:cNvPicPr/>
                  </pic:nvPicPr>
                  <pic:blipFill>
                    <a:blip r:embed="rId9">
                      <a:extLst>
                        <a:ext uri="{28A0092B-C50C-407E-A947-70E740481C1C}">
                          <a14:useLocalDpi xmlns:a14="http://schemas.microsoft.com/office/drawing/2010/main" val="0"/>
                        </a:ext>
                      </a:extLst>
                    </a:blip>
                    <a:stretch>
                      <a:fillRect/>
                    </a:stretch>
                  </pic:blipFill>
                  <pic:spPr>
                    <a:xfrm>
                      <a:off x="0" y="0"/>
                      <a:ext cx="5731510" cy="331470"/>
                    </a:xfrm>
                    <a:prstGeom prst="rect">
                      <a:avLst/>
                    </a:prstGeom>
                  </pic:spPr>
                </pic:pic>
              </a:graphicData>
            </a:graphic>
          </wp:inline>
        </w:drawing>
      </w:r>
    </w:p>
    <w:p w14:paraId="38321382" w14:textId="12561277" w:rsidR="00990E20" w:rsidRDefault="00990E20" w:rsidP="00AD408C">
      <w:pPr>
        <w:pStyle w:val="Heading2"/>
        <w:numPr>
          <w:ilvl w:val="0"/>
          <w:numId w:val="2"/>
        </w:numPr>
        <w:shd w:val="clear" w:color="auto" w:fill="DAE9F7" w:themeFill="text2" w:themeFillTint="1A"/>
        <w:rPr>
          <w:lang w:val="en-US"/>
        </w:rPr>
        <w:pPrChange w:id="12" w:author="Kristy vanMarle" w:date="2024-11-08T10:36:00Z" w16du:dateUtc="2024-11-08T17:36:00Z">
          <w:pPr>
            <w:pStyle w:val="Heading2"/>
            <w:numPr>
              <w:numId w:val="2"/>
            </w:numPr>
            <w:ind w:left="720" w:hanging="360"/>
          </w:pPr>
        </w:pPrChange>
      </w:pPr>
      <w:r>
        <w:rPr>
          <w:lang w:val="en-US"/>
        </w:rPr>
        <w:t>Exploratory data analysis (EDA)</w:t>
      </w:r>
    </w:p>
    <w:p w14:paraId="5D72AE3C" w14:textId="0E696613" w:rsidR="00990E20" w:rsidRDefault="00DF7CDC" w:rsidP="00990E20">
      <w:pPr>
        <w:ind w:left="360"/>
        <w:rPr>
          <w:lang w:val="en-US"/>
        </w:rPr>
      </w:pPr>
      <w:r w:rsidRPr="00DF7CDC">
        <w:rPr>
          <w:b/>
          <w:bCs/>
          <w:lang w:val="en-US"/>
        </w:rPr>
        <w:t>s</w:t>
      </w:r>
      <w:r w:rsidR="00990E20" w:rsidRPr="00DF7CDC">
        <w:rPr>
          <w:b/>
          <w:bCs/>
          <w:lang w:val="en-US"/>
        </w:rPr>
        <w:t>ummary</w:t>
      </w:r>
      <w:r w:rsidR="00990E20">
        <w:rPr>
          <w:lang w:val="en-US"/>
        </w:rPr>
        <w:t xml:space="preserve"> is used to understand </w:t>
      </w:r>
      <w:ins w:id="13" w:author="Kristy vanMarle" w:date="2024-11-08T10:41:00Z" w16du:dateUtc="2024-11-08T17:41:00Z">
        <w:r w:rsidR="007F51E5">
          <w:rPr>
            <w:lang w:val="en-US"/>
          </w:rPr>
          <w:t>the</w:t>
        </w:r>
      </w:ins>
      <w:ins w:id="14" w:author="Kristy vanMarle" w:date="2024-11-08T10:29:00Z" w16du:dateUtc="2024-11-08T17:29:00Z">
        <w:r w:rsidR="00412130">
          <w:rPr>
            <w:lang w:val="en-US"/>
          </w:rPr>
          <w:t xml:space="preserve"> information in </w:t>
        </w:r>
      </w:ins>
      <w:r w:rsidR="00990E20">
        <w:rPr>
          <w:lang w:val="en-US"/>
        </w:rPr>
        <w:t>each column</w:t>
      </w:r>
      <w:del w:id="15" w:author="Kristy vanMarle" w:date="2024-11-08T10:29:00Z" w16du:dateUtc="2024-11-08T17:29:00Z">
        <w:r w:rsidR="00990E20" w:rsidDel="00412130">
          <w:rPr>
            <w:lang w:val="en-US"/>
          </w:rPr>
          <w:delText>’s important information</w:delText>
        </w:r>
      </w:del>
    </w:p>
    <w:p w14:paraId="23EEF243" w14:textId="6B65E061" w:rsidR="00990E20" w:rsidRDefault="00990E20" w:rsidP="00990E20">
      <w:pPr>
        <w:ind w:left="360"/>
        <w:rPr>
          <w:lang w:val="en-US"/>
        </w:rPr>
      </w:pPr>
      <w:r w:rsidRPr="00DF7CDC">
        <w:rPr>
          <w:b/>
          <w:bCs/>
          <w:lang w:val="en-US"/>
        </w:rPr>
        <w:t>glimpse</w:t>
      </w:r>
      <w:r>
        <w:rPr>
          <w:lang w:val="en-US"/>
        </w:rPr>
        <w:t xml:space="preserve"> is used to view</w:t>
      </w:r>
      <w:r w:rsidR="00DF7CDC">
        <w:rPr>
          <w:lang w:val="en-US"/>
        </w:rPr>
        <w:t xml:space="preserve"> the structure of VR_12</w:t>
      </w:r>
      <w:ins w:id="16" w:author="Kristy vanMarle" w:date="2024-11-08T10:42:00Z" w16du:dateUtc="2024-11-08T17:42:00Z">
        <w:r w:rsidR="007F51E5">
          <w:rPr>
            <w:lang w:val="en-US"/>
          </w:rPr>
          <w:t xml:space="preserve"> data</w:t>
        </w:r>
      </w:ins>
      <w:del w:id="17" w:author="Kristy vanMarle" w:date="2024-11-08T10:30:00Z" w16du:dateUtc="2024-11-08T17:30:00Z">
        <w:r w:rsidR="00DF7CDC" w:rsidDel="00412130">
          <w:rPr>
            <w:lang w:val="en-US"/>
          </w:rPr>
          <w:delText xml:space="preserve"> structure</w:delText>
        </w:r>
      </w:del>
    </w:p>
    <w:p w14:paraId="4DDAB91B" w14:textId="318D6744" w:rsidR="00DF7CDC" w:rsidRDefault="00DF7CDC" w:rsidP="00990E20">
      <w:pPr>
        <w:ind w:left="360"/>
        <w:rPr>
          <w:lang w:val="en-US"/>
        </w:rPr>
      </w:pPr>
      <w:r w:rsidRPr="00DF7CDC">
        <w:rPr>
          <w:b/>
          <w:bCs/>
          <w:lang w:val="en-US"/>
        </w:rPr>
        <w:t>View</w:t>
      </w:r>
      <w:r>
        <w:rPr>
          <w:lang w:val="en-US"/>
        </w:rPr>
        <w:t xml:space="preserve"> is used to view the table </w:t>
      </w:r>
      <w:del w:id="18" w:author="Kristy vanMarle" w:date="2024-11-08T10:31:00Z" w16du:dateUtc="2024-11-08T17:31:00Z">
        <w:r w:rsidDel="00871AA2">
          <w:rPr>
            <w:lang w:val="en-US"/>
          </w:rPr>
          <w:delText xml:space="preserve">in </w:delText>
        </w:r>
      </w:del>
      <w:ins w:id="19" w:author="Kristy vanMarle" w:date="2024-11-08T10:31:00Z" w16du:dateUtc="2024-11-08T17:31:00Z">
        <w:r w:rsidR="00871AA2">
          <w:rPr>
            <w:lang w:val="en-US"/>
          </w:rPr>
          <w:t>with</w:t>
        </w:r>
        <w:r w:rsidR="00871AA2">
          <w:rPr>
            <w:lang w:val="en-US"/>
          </w:rPr>
          <w:t xml:space="preserve"> </w:t>
        </w:r>
      </w:ins>
      <w:r>
        <w:rPr>
          <w:lang w:val="en-US"/>
        </w:rPr>
        <w:t>detail</w:t>
      </w:r>
      <w:ins w:id="20" w:author="Kristy vanMarle" w:date="2024-11-08T10:31:00Z" w16du:dateUtc="2024-11-08T17:31:00Z">
        <w:r w:rsidR="00871AA2">
          <w:rPr>
            <w:lang w:val="en-US"/>
          </w:rPr>
          <w:t>s</w:t>
        </w:r>
      </w:ins>
      <w:del w:id="21" w:author="Kristy vanMarle" w:date="2024-11-08T10:30:00Z" w16du:dateUtc="2024-11-08T17:30:00Z">
        <w:r w:rsidDel="00412130">
          <w:rPr>
            <w:lang w:val="en-US"/>
          </w:rPr>
          <w:delText>ed</w:delText>
        </w:r>
      </w:del>
    </w:p>
    <w:p w14:paraId="38453EAA" w14:textId="3AC72EC4" w:rsidR="00DF7CDC" w:rsidRDefault="00DF7CDC" w:rsidP="00990E20">
      <w:pPr>
        <w:ind w:left="360"/>
        <w:rPr>
          <w:lang w:val="en-US"/>
        </w:rPr>
      </w:pPr>
      <w:r w:rsidRPr="00DF7CDC">
        <w:rPr>
          <w:lang w:val="en-US"/>
        </w:rPr>
        <w:t xml:space="preserve">To understand the </w:t>
      </w:r>
      <w:r>
        <w:rPr>
          <w:lang w:val="en-US"/>
        </w:rPr>
        <w:t xml:space="preserve">participants, I used </w:t>
      </w:r>
      <w:r w:rsidRPr="00DF7CDC">
        <w:rPr>
          <w:b/>
          <w:bCs/>
          <w:lang w:val="en-US"/>
        </w:rPr>
        <w:t>group</w:t>
      </w:r>
      <w:ins w:id="22" w:author="Kristy vanMarle" w:date="2024-11-08T10:30:00Z" w16du:dateUtc="2024-11-08T17:30:00Z">
        <w:r w:rsidR="00871AA2">
          <w:rPr>
            <w:b/>
            <w:bCs/>
            <w:lang w:val="en-US"/>
          </w:rPr>
          <w:t xml:space="preserve"> </w:t>
        </w:r>
      </w:ins>
      <w:del w:id="23" w:author="Kristy vanMarle" w:date="2024-11-08T10:30:00Z" w16du:dateUtc="2024-11-08T17:30:00Z">
        <w:r w:rsidRPr="00DF7CDC" w:rsidDel="00871AA2">
          <w:rPr>
            <w:b/>
            <w:bCs/>
            <w:lang w:val="en-US"/>
          </w:rPr>
          <w:delText>_</w:delText>
        </w:r>
      </w:del>
      <w:r w:rsidRPr="00DF7CDC">
        <w:rPr>
          <w:b/>
          <w:bCs/>
          <w:lang w:val="en-US"/>
        </w:rPr>
        <w:t>by</w:t>
      </w:r>
      <w:r>
        <w:rPr>
          <w:lang w:val="en-US"/>
        </w:rPr>
        <w:t xml:space="preserve"> and </w:t>
      </w:r>
      <w:r w:rsidRPr="00DF7CDC">
        <w:rPr>
          <w:b/>
          <w:bCs/>
          <w:lang w:val="en-US"/>
        </w:rPr>
        <w:t>summarize</w:t>
      </w:r>
      <w:r>
        <w:rPr>
          <w:lang w:val="en-US"/>
        </w:rPr>
        <w:t xml:space="preserve">, </w:t>
      </w:r>
      <w:ins w:id="24" w:author="Kristy vanMarle" w:date="2024-11-08T10:31:00Z" w16du:dateUtc="2024-11-08T17:31:00Z">
        <w:r w:rsidR="00D85FCB">
          <w:rPr>
            <w:lang w:val="en-US"/>
          </w:rPr>
          <w:t xml:space="preserve">also </w:t>
        </w:r>
      </w:ins>
      <w:r w:rsidRPr="00DF7CDC">
        <w:rPr>
          <w:b/>
          <w:bCs/>
          <w:lang w:val="en-US"/>
        </w:rPr>
        <w:t>count</w:t>
      </w:r>
      <w:r>
        <w:rPr>
          <w:lang w:val="en-US"/>
        </w:rPr>
        <w:t xml:space="preserve"> (counting rows)</w:t>
      </w:r>
    </w:p>
    <w:p w14:paraId="5CD9B3EF" w14:textId="656BF2AA" w:rsidR="00DF7CDC" w:rsidRPr="00DF7CDC" w:rsidRDefault="00DF7CDC" w:rsidP="00990E20">
      <w:pPr>
        <w:ind w:left="360"/>
        <w:rPr>
          <w:lang w:val="en-US"/>
        </w:rPr>
      </w:pPr>
      <w:r>
        <w:rPr>
          <w:noProof/>
          <w:lang w:val="en-US"/>
        </w:rPr>
        <w:drawing>
          <wp:inline distT="0" distB="0" distL="0" distR="0" wp14:anchorId="7949556C" wp14:editId="564CED2D">
            <wp:extent cx="3970364" cy="1691787"/>
            <wp:effectExtent l="0" t="0" r="0" b="3810"/>
            <wp:docPr id="546223108" name="Picture 2" descr="A computer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223108" name="Picture 2" descr="A computer screen shot of a computer program&#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3970364" cy="1691787"/>
                    </a:xfrm>
                    <a:prstGeom prst="rect">
                      <a:avLst/>
                    </a:prstGeom>
                  </pic:spPr>
                </pic:pic>
              </a:graphicData>
            </a:graphic>
          </wp:inline>
        </w:drawing>
      </w:r>
    </w:p>
    <w:p w14:paraId="4695F634" w14:textId="29E6983D" w:rsidR="00DF7CDC" w:rsidRDefault="006A5E57" w:rsidP="00487CE9">
      <w:pPr>
        <w:pStyle w:val="Heading2"/>
        <w:numPr>
          <w:ilvl w:val="0"/>
          <w:numId w:val="2"/>
        </w:numPr>
        <w:shd w:val="clear" w:color="auto" w:fill="DAE9F7" w:themeFill="text2" w:themeFillTint="1A"/>
        <w:rPr>
          <w:ins w:id="25" w:author="Kristy vanMarle" w:date="2024-11-08T10:43:00Z" w16du:dateUtc="2024-11-08T17:43:00Z"/>
          <w:lang w:val="en-US"/>
        </w:rPr>
      </w:pPr>
      <w:r>
        <w:rPr>
          <w:lang w:val="en-US"/>
        </w:rPr>
        <w:t>Data Preprocessing</w:t>
      </w:r>
    </w:p>
    <w:p w14:paraId="631967A6" w14:textId="2875933D" w:rsidR="00184D90" w:rsidRPr="00184D90" w:rsidRDefault="00496497" w:rsidP="00184D90">
      <w:pPr>
        <w:rPr>
          <w:lang w:val="en-US"/>
        </w:rPr>
        <w:pPrChange w:id="26" w:author="Kristy vanMarle" w:date="2024-11-08T10:43:00Z" w16du:dateUtc="2024-11-08T17:43:00Z">
          <w:pPr>
            <w:pStyle w:val="Heading2"/>
            <w:numPr>
              <w:numId w:val="2"/>
            </w:numPr>
            <w:ind w:left="720" w:hanging="360"/>
          </w:pPr>
        </w:pPrChange>
      </w:pPr>
      <w:commentRangeStart w:id="27"/>
      <w:ins w:id="28" w:author="Kristy vanMarle" w:date="2024-11-08T10:43:00Z" w16du:dateUtc="2024-11-08T17:43:00Z">
        <w:r>
          <w:rPr>
            <w:lang w:val="en-US"/>
          </w:rPr>
          <w:t>XX</w:t>
        </w:r>
      </w:ins>
      <w:commentRangeEnd w:id="27"/>
      <w:ins w:id="29" w:author="Kristy vanMarle" w:date="2024-11-08T10:45:00Z" w16du:dateUtc="2024-11-08T17:45:00Z">
        <w:r w:rsidR="00FC1A5B">
          <w:rPr>
            <w:rStyle w:val="CommentReference"/>
          </w:rPr>
          <w:commentReference w:id="27"/>
        </w:r>
      </w:ins>
    </w:p>
    <w:p w14:paraId="61843D18" w14:textId="77777777" w:rsidR="00184D90" w:rsidRDefault="00184D90" w:rsidP="00F50C49">
      <w:pPr>
        <w:pStyle w:val="Heading3"/>
        <w:rPr>
          <w:ins w:id="30" w:author="Kristy vanMarle" w:date="2024-11-08T10:43:00Z" w16du:dateUtc="2024-11-08T17:43:00Z"/>
          <w:lang w:val="en-US"/>
        </w:rPr>
      </w:pPr>
    </w:p>
    <w:p w14:paraId="3E4EDA5A" w14:textId="4608FAA4" w:rsidR="006A5E57" w:rsidRDefault="006A5E57" w:rsidP="00EC3450">
      <w:pPr>
        <w:pStyle w:val="Heading3"/>
        <w:shd w:val="clear" w:color="auto" w:fill="F2F2F2" w:themeFill="background1" w:themeFillShade="F2"/>
        <w:rPr>
          <w:ins w:id="31" w:author="Kristy vanMarle" w:date="2024-11-08T10:48:00Z" w16du:dateUtc="2024-11-08T17:48:00Z"/>
          <w:lang w:val="en-US"/>
        </w:rPr>
        <w:pPrChange w:id="32" w:author="Kristy vanMarle" w:date="2024-11-08T10:51:00Z" w16du:dateUtc="2024-11-08T17:51:00Z">
          <w:pPr>
            <w:pStyle w:val="Heading3"/>
          </w:pPr>
        </w:pPrChange>
      </w:pPr>
      <w:r>
        <w:rPr>
          <w:lang w:val="en-US"/>
        </w:rPr>
        <w:t xml:space="preserve">Reverse </w:t>
      </w:r>
      <w:ins w:id="33" w:author="Kristy vanMarle" w:date="2024-11-08T10:31:00Z" w16du:dateUtc="2024-11-08T17:31:00Z">
        <w:r w:rsidR="0076665B">
          <w:rPr>
            <w:lang w:val="en-US"/>
          </w:rPr>
          <w:t>score</w:t>
        </w:r>
      </w:ins>
      <w:ins w:id="34" w:author="Kristy vanMarle" w:date="2024-11-08T10:32:00Z" w16du:dateUtc="2024-11-08T17:32:00Z">
        <w:r w:rsidR="0076665B">
          <w:rPr>
            <w:lang w:val="en-US"/>
          </w:rPr>
          <w:t xml:space="preserve"> </w:t>
        </w:r>
      </w:ins>
      <w:r>
        <w:rPr>
          <w:lang w:val="en-US"/>
        </w:rPr>
        <w:t xml:space="preserve">VR_1, </w:t>
      </w:r>
      <w:commentRangeStart w:id="35"/>
      <w:r>
        <w:rPr>
          <w:lang w:val="en-US"/>
        </w:rPr>
        <w:t xml:space="preserve">VR_2 </w:t>
      </w:r>
      <w:commentRangeEnd w:id="35"/>
      <w:r w:rsidR="002C6132">
        <w:rPr>
          <w:rStyle w:val="CommentReference"/>
          <w:rFonts w:eastAsiaTheme="minorHAnsi" w:cstheme="minorBidi"/>
          <w:color w:val="auto"/>
        </w:rPr>
        <w:commentReference w:id="35"/>
      </w:r>
      <w:r>
        <w:rPr>
          <w:lang w:val="en-US"/>
        </w:rPr>
        <w:t xml:space="preserve">and VR_7 </w:t>
      </w:r>
      <w:del w:id="36" w:author="Kristy vanMarle" w:date="2024-11-08T10:32:00Z" w16du:dateUtc="2024-11-08T17:32:00Z">
        <w:r w:rsidDel="0076665B">
          <w:rPr>
            <w:lang w:val="en-US"/>
          </w:rPr>
          <w:delText xml:space="preserve">the input </w:delText>
        </w:r>
      </w:del>
      <w:r>
        <w:rPr>
          <w:lang w:val="en-US"/>
        </w:rPr>
        <w:t>and keep NA value</w:t>
      </w:r>
    </w:p>
    <w:p w14:paraId="304A42CE" w14:textId="491E43E9" w:rsidR="00555F77" w:rsidRPr="00555F77" w:rsidRDefault="00012B63" w:rsidP="00012B63">
      <w:pPr>
        <w:pStyle w:val="Heading4"/>
        <w:rPr>
          <w:lang w:val="en-US"/>
        </w:rPr>
        <w:pPrChange w:id="37" w:author="Kristy vanMarle" w:date="2024-11-08T10:49:00Z" w16du:dateUtc="2024-11-08T17:49:00Z">
          <w:pPr>
            <w:ind w:left="360"/>
          </w:pPr>
        </w:pPrChange>
      </w:pPr>
      <w:ins w:id="38" w:author="Kristy vanMarle" w:date="2024-11-08T10:48:00Z" w16du:dateUtc="2024-11-08T17:48:00Z">
        <w:r>
          <w:rPr>
            <w:lang w:val="en-US"/>
          </w:rPr>
          <w:t>VR_1</w:t>
        </w:r>
      </w:ins>
    </w:p>
    <w:p w14:paraId="7AFDE548" w14:textId="59EE011D" w:rsidR="006A5E57" w:rsidRDefault="006A5E57" w:rsidP="006A5E57">
      <w:pPr>
        <w:ind w:left="360"/>
        <w:rPr>
          <w:ins w:id="39" w:author="Kristy vanMarle" w:date="2024-11-08T10:49:00Z" w16du:dateUtc="2024-11-08T17:49:00Z"/>
          <w:lang w:val="en-US"/>
        </w:rPr>
      </w:pPr>
      <w:r>
        <w:rPr>
          <w:noProof/>
          <w:lang w:val="en-US"/>
        </w:rPr>
        <w:drawing>
          <wp:inline distT="0" distB="0" distL="0" distR="0" wp14:anchorId="1AADA867" wp14:editId="0628765D">
            <wp:extent cx="5731510" cy="1824355"/>
            <wp:effectExtent l="0" t="0" r="2540" b="4445"/>
            <wp:docPr id="355347993" name="Picture 3"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347993" name="Picture 3" descr="A screenshot of a computer cod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731510" cy="1824355"/>
                    </a:xfrm>
                    <a:prstGeom prst="rect">
                      <a:avLst/>
                    </a:prstGeom>
                  </pic:spPr>
                </pic:pic>
              </a:graphicData>
            </a:graphic>
          </wp:inline>
        </w:drawing>
      </w:r>
    </w:p>
    <w:p w14:paraId="765299A7" w14:textId="22FD7219" w:rsidR="00012B63" w:rsidRDefault="00012B63" w:rsidP="00012B63">
      <w:pPr>
        <w:pStyle w:val="Heading4"/>
        <w:rPr>
          <w:ins w:id="40" w:author="Kristy vanMarle" w:date="2024-11-08T10:49:00Z" w16du:dateUtc="2024-11-08T17:49:00Z"/>
          <w:lang w:val="en-US"/>
        </w:rPr>
      </w:pPr>
      <w:ins w:id="41" w:author="Kristy vanMarle" w:date="2024-11-08T10:49:00Z" w16du:dateUtc="2024-11-08T17:49:00Z">
        <w:r>
          <w:rPr>
            <w:lang w:val="en-US"/>
          </w:rPr>
          <w:t>VR_2</w:t>
        </w:r>
      </w:ins>
    </w:p>
    <w:p w14:paraId="3889205F" w14:textId="77777777" w:rsidR="00012B63" w:rsidRDefault="00012B63" w:rsidP="00012B63">
      <w:pPr>
        <w:rPr>
          <w:ins w:id="42" w:author="Kristy vanMarle" w:date="2024-11-08T10:49:00Z" w16du:dateUtc="2024-11-08T17:49:00Z"/>
          <w:lang w:val="en-US"/>
        </w:rPr>
      </w:pPr>
    </w:p>
    <w:p w14:paraId="2C45A7D7" w14:textId="23341369" w:rsidR="00012B63" w:rsidRPr="00012B63" w:rsidRDefault="00012B63" w:rsidP="00012B63">
      <w:pPr>
        <w:pStyle w:val="Heading4"/>
        <w:rPr>
          <w:lang w:val="en-US"/>
        </w:rPr>
        <w:pPrChange w:id="43" w:author="Kristy vanMarle" w:date="2024-11-08T10:49:00Z" w16du:dateUtc="2024-11-08T17:49:00Z">
          <w:pPr>
            <w:ind w:left="360"/>
          </w:pPr>
        </w:pPrChange>
      </w:pPr>
      <w:ins w:id="44" w:author="Kristy vanMarle" w:date="2024-11-08T10:49:00Z" w16du:dateUtc="2024-11-08T17:49:00Z">
        <w:r>
          <w:rPr>
            <w:lang w:val="en-US"/>
          </w:rPr>
          <w:t>VR_7</w:t>
        </w:r>
      </w:ins>
    </w:p>
    <w:p w14:paraId="077941B4" w14:textId="737657A9" w:rsidR="00990E20" w:rsidRDefault="006A5E57" w:rsidP="00990E20">
      <w:pPr>
        <w:ind w:left="360"/>
        <w:rPr>
          <w:noProof/>
          <w:lang w:val="en-US"/>
        </w:rPr>
      </w:pPr>
      <w:r>
        <w:rPr>
          <w:noProof/>
          <w:lang w:val="en-US"/>
        </w:rPr>
        <w:drawing>
          <wp:inline distT="0" distB="0" distL="0" distR="0" wp14:anchorId="1E0DF39F" wp14:editId="707D661E">
            <wp:extent cx="5731510" cy="1663700"/>
            <wp:effectExtent l="0" t="0" r="2540" b="0"/>
            <wp:docPr id="10238009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800975" name="Picture 1023800975"/>
                    <pic:cNvPicPr/>
                  </pic:nvPicPr>
                  <pic:blipFill>
                    <a:blip r:embed="rId12">
                      <a:extLst>
                        <a:ext uri="{28A0092B-C50C-407E-A947-70E740481C1C}">
                          <a14:useLocalDpi xmlns:a14="http://schemas.microsoft.com/office/drawing/2010/main" val="0"/>
                        </a:ext>
                      </a:extLst>
                    </a:blip>
                    <a:stretch>
                      <a:fillRect/>
                    </a:stretch>
                  </pic:blipFill>
                  <pic:spPr>
                    <a:xfrm>
                      <a:off x="0" y="0"/>
                      <a:ext cx="5731510" cy="1663700"/>
                    </a:xfrm>
                    <a:prstGeom prst="rect">
                      <a:avLst/>
                    </a:prstGeom>
                  </pic:spPr>
                </pic:pic>
              </a:graphicData>
            </a:graphic>
          </wp:inline>
        </w:drawing>
      </w:r>
    </w:p>
    <w:p w14:paraId="56B5F5FC" w14:textId="5968CEBB" w:rsidR="00EC3450" w:rsidRPr="00EC3450" w:rsidRDefault="006A5E57" w:rsidP="00EC3450">
      <w:pPr>
        <w:pStyle w:val="Heading3"/>
        <w:shd w:val="clear" w:color="auto" w:fill="F2F2F2" w:themeFill="background1" w:themeFillShade="F2"/>
        <w:rPr>
          <w:lang w:val="en-US"/>
        </w:rPr>
        <w:pPrChange w:id="45" w:author="Kristy vanMarle" w:date="2024-11-08T10:52:00Z" w16du:dateUtc="2024-11-08T17:52:00Z">
          <w:pPr/>
        </w:pPrChange>
      </w:pPr>
      <w:r>
        <w:rPr>
          <w:lang w:val="en-US"/>
        </w:rPr>
        <w:t>Decrease</w:t>
      </w:r>
      <w:ins w:id="46" w:author="Kristy vanMarle" w:date="2024-11-08T10:50:00Z" w16du:dateUtc="2024-11-08T17:50:00Z">
        <w:r w:rsidR="00012B63">
          <w:rPr>
            <w:lang w:val="en-US"/>
          </w:rPr>
          <w:t xml:space="preserve"> VR_6</w:t>
        </w:r>
      </w:ins>
      <w:r>
        <w:rPr>
          <w:lang w:val="en-US"/>
        </w:rPr>
        <w:t xml:space="preserve"> by 1 unit and reverse the input</w:t>
      </w:r>
    </w:p>
    <w:p w14:paraId="1DD13E57" w14:textId="71A654EB" w:rsidR="006A5E57" w:rsidRDefault="006A5E57" w:rsidP="006A5E57">
      <w:pPr>
        <w:rPr>
          <w:noProof/>
          <w:lang w:val="en-US"/>
        </w:rPr>
      </w:pPr>
      <w:r>
        <w:rPr>
          <w:noProof/>
          <w:lang w:val="en-US"/>
        </w:rPr>
        <w:drawing>
          <wp:inline distT="0" distB="0" distL="0" distR="0" wp14:anchorId="1514A71F" wp14:editId="45BEE668">
            <wp:extent cx="5731510" cy="2966085"/>
            <wp:effectExtent l="0" t="0" r="2540" b="5715"/>
            <wp:docPr id="403634946" name="Picture 9" descr="A white background with many small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634946" name="Picture 9" descr="A white background with many small text&#10;&#10;Description automatically generated with medium confidenc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966085"/>
                    </a:xfrm>
                    <a:prstGeom prst="rect">
                      <a:avLst/>
                    </a:prstGeom>
                  </pic:spPr>
                </pic:pic>
              </a:graphicData>
            </a:graphic>
          </wp:inline>
        </w:drawing>
      </w:r>
    </w:p>
    <w:p w14:paraId="67FBECC7" w14:textId="3753A8F4" w:rsidR="003C21E1" w:rsidRDefault="003C21E1" w:rsidP="00AD408C">
      <w:pPr>
        <w:pStyle w:val="Heading2"/>
        <w:numPr>
          <w:ilvl w:val="0"/>
          <w:numId w:val="2"/>
        </w:numPr>
        <w:shd w:val="clear" w:color="auto" w:fill="DAE9F7" w:themeFill="text2" w:themeFillTint="1A"/>
        <w:rPr>
          <w:lang w:val="en-US"/>
        </w:rPr>
        <w:pPrChange w:id="47" w:author="Kristy vanMarle" w:date="2024-11-08T10:36:00Z" w16du:dateUtc="2024-11-08T17:36:00Z">
          <w:pPr>
            <w:pStyle w:val="Heading2"/>
            <w:numPr>
              <w:numId w:val="2"/>
            </w:numPr>
            <w:ind w:left="720" w:hanging="360"/>
          </w:pPr>
        </w:pPrChange>
      </w:pPr>
      <w:r>
        <w:rPr>
          <w:lang w:val="en-US"/>
        </w:rPr>
        <w:lastRenderedPageBreak/>
        <w:t xml:space="preserve">Transforming </w:t>
      </w:r>
      <w:commentRangeStart w:id="48"/>
      <w:del w:id="49" w:author="Kristy vanMarle" w:date="2024-11-08T10:52:00Z" w16du:dateUtc="2024-11-08T17:52:00Z">
        <w:r w:rsidDel="009D16ED">
          <w:rPr>
            <w:lang w:val="en-US"/>
          </w:rPr>
          <w:delText xml:space="preserve">raw </w:delText>
        </w:r>
      </w:del>
      <w:ins w:id="50" w:author="Kristy vanMarle" w:date="2024-11-08T10:52:00Z" w16du:dateUtc="2024-11-08T17:52:00Z">
        <w:r w:rsidR="009D16ED">
          <w:rPr>
            <w:lang w:val="en-US"/>
          </w:rPr>
          <w:t>pre</w:t>
        </w:r>
        <w:r w:rsidR="0052151F">
          <w:rPr>
            <w:lang w:val="en-US"/>
          </w:rPr>
          <w:t>-processed raw</w:t>
        </w:r>
        <w:r w:rsidR="009D16ED">
          <w:rPr>
            <w:lang w:val="en-US"/>
          </w:rPr>
          <w:t xml:space="preserve"> </w:t>
        </w:r>
      </w:ins>
      <w:r>
        <w:rPr>
          <w:lang w:val="en-US"/>
        </w:rPr>
        <w:t xml:space="preserve">data </w:t>
      </w:r>
      <w:commentRangeEnd w:id="48"/>
      <w:r w:rsidR="00E47584">
        <w:rPr>
          <w:rStyle w:val="CommentReference"/>
          <w:rFonts w:asciiTheme="minorHAnsi" w:eastAsiaTheme="minorHAnsi" w:hAnsiTheme="minorHAnsi" w:cstheme="minorBidi"/>
          <w:color w:val="auto"/>
        </w:rPr>
        <w:commentReference w:id="48"/>
      </w:r>
      <w:r>
        <w:rPr>
          <w:lang w:val="en-US"/>
        </w:rPr>
        <w:t>to grading score</w:t>
      </w:r>
    </w:p>
    <w:p w14:paraId="405233FF" w14:textId="3E706D1C" w:rsidR="003C21E1" w:rsidRDefault="00472E8A" w:rsidP="00901A51">
      <w:pPr>
        <w:rPr>
          <w:lang w:val="en-US"/>
        </w:rPr>
        <w:pPrChange w:id="51" w:author="Kristy vanMarle" w:date="2024-11-08T11:00:00Z" w16du:dateUtc="2024-11-08T18:00:00Z">
          <w:pPr>
            <w:ind w:left="360"/>
          </w:pPr>
        </w:pPrChange>
      </w:pPr>
      <w:ins w:id="52" w:author="Kristy vanMarle" w:date="2024-11-08T10:58:00Z" w16du:dateUtc="2024-11-08T17:58:00Z">
        <w:r w:rsidRPr="00901A51">
          <w:rPr>
            <w:u w:val="single"/>
            <w:shd w:val="clear" w:color="auto" w:fill="FAE2D5" w:themeFill="accent2" w:themeFillTint="33"/>
            <w:lang w:val="en-US"/>
            <w:rPrChange w:id="53" w:author="Kristy vanMarle" w:date="2024-11-08T10:59:00Z" w16du:dateUtc="2024-11-08T17:59:00Z">
              <w:rPr>
                <w:lang w:val="en-US"/>
              </w:rPr>
            </w:rPrChange>
          </w:rPr>
          <w:t>First</w:t>
        </w:r>
        <w:r w:rsidRPr="00901A51">
          <w:rPr>
            <w:shd w:val="clear" w:color="auto" w:fill="FAE2D5" w:themeFill="accent2" w:themeFillTint="33"/>
            <w:lang w:val="en-US"/>
            <w:rPrChange w:id="54" w:author="Kristy vanMarle" w:date="2024-11-08T10:59:00Z" w16du:dateUtc="2024-11-08T17:59:00Z">
              <w:rPr>
                <w:lang w:val="en-US"/>
              </w:rPr>
            </w:rPrChange>
          </w:rPr>
          <w:t xml:space="preserve">, </w:t>
        </w:r>
      </w:ins>
      <w:proofErr w:type="gramStart"/>
      <w:r w:rsidR="003C21E1" w:rsidRPr="00901A51">
        <w:rPr>
          <w:shd w:val="clear" w:color="auto" w:fill="FAE2D5" w:themeFill="accent2" w:themeFillTint="33"/>
          <w:lang w:val="en-US"/>
          <w:rPrChange w:id="55" w:author="Kristy vanMarle" w:date="2024-11-08T10:59:00Z" w16du:dateUtc="2024-11-08T17:59:00Z">
            <w:rPr>
              <w:lang w:val="en-US"/>
            </w:rPr>
          </w:rPrChange>
        </w:rPr>
        <w:t>Transform</w:t>
      </w:r>
      <w:proofErr w:type="gramEnd"/>
      <w:r w:rsidR="003C21E1" w:rsidRPr="00901A51">
        <w:rPr>
          <w:shd w:val="clear" w:color="auto" w:fill="FAE2D5" w:themeFill="accent2" w:themeFillTint="33"/>
          <w:lang w:val="en-US"/>
          <w:rPrChange w:id="56" w:author="Kristy vanMarle" w:date="2024-11-08T10:59:00Z" w16du:dateUtc="2024-11-08T17:59:00Z">
            <w:rPr>
              <w:lang w:val="en-US"/>
            </w:rPr>
          </w:rPrChange>
        </w:rPr>
        <w:t xml:space="preserve"> </w:t>
      </w:r>
      <w:ins w:id="57" w:author="Kristy vanMarle" w:date="2024-11-08T10:58:00Z" w16du:dateUtc="2024-11-08T17:58:00Z">
        <w:r w:rsidR="008F2151" w:rsidRPr="00901A51">
          <w:rPr>
            <w:shd w:val="clear" w:color="auto" w:fill="FAE2D5" w:themeFill="accent2" w:themeFillTint="33"/>
            <w:lang w:val="en-US"/>
            <w:rPrChange w:id="58" w:author="Kristy vanMarle" w:date="2024-11-08T10:59:00Z" w16du:dateUtc="2024-11-08T17:59:00Z">
              <w:rPr>
                <w:lang w:val="en-US"/>
              </w:rPr>
            </w:rPrChange>
          </w:rPr>
          <w:t>(normalize)</w:t>
        </w:r>
        <w:r w:rsidR="008F2151" w:rsidRPr="00901A51">
          <w:rPr>
            <w:shd w:val="clear" w:color="auto" w:fill="FAE2D5" w:themeFill="accent2" w:themeFillTint="33"/>
            <w:lang w:val="en-US"/>
            <w:rPrChange w:id="59" w:author="Kristy vanMarle" w:date="2024-11-08T10:59:00Z" w16du:dateUtc="2024-11-08T17:59:00Z">
              <w:rPr>
                <w:lang w:val="en-US"/>
              </w:rPr>
            </w:rPrChange>
          </w:rPr>
          <w:t xml:space="preserve"> </w:t>
        </w:r>
      </w:ins>
      <w:r w:rsidR="003C21E1" w:rsidRPr="00901A51">
        <w:rPr>
          <w:shd w:val="clear" w:color="auto" w:fill="FAE2D5" w:themeFill="accent2" w:themeFillTint="33"/>
          <w:lang w:val="en-US"/>
          <w:rPrChange w:id="60" w:author="Kristy vanMarle" w:date="2024-11-08T10:59:00Z" w16du:dateUtc="2024-11-08T17:59:00Z">
            <w:rPr>
              <w:lang w:val="en-US"/>
            </w:rPr>
          </w:rPrChange>
        </w:rPr>
        <w:t>input to 100 scale score:</w:t>
      </w:r>
    </w:p>
    <w:p w14:paraId="041CC333" w14:textId="77777777" w:rsidR="006B0E0C" w:rsidRDefault="006B0E0C" w:rsidP="003C21E1">
      <w:pPr>
        <w:ind w:left="360"/>
        <w:rPr>
          <w:ins w:id="61" w:author="Kristy vanMarle" w:date="2024-11-08T10:57:00Z" w16du:dateUtc="2024-11-08T17:57:00Z"/>
          <w:lang w:val="en-US"/>
        </w:rPr>
        <w:sectPr w:rsidR="006B0E0C">
          <w:pgSz w:w="11906" w:h="16838"/>
          <w:pgMar w:top="1440" w:right="1440" w:bottom="1440" w:left="1440" w:header="720" w:footer="720" w:gutter="0"/>
          <w:cols w:space="720"/>
          <w:docGrid w:linePitch="360"/>
        </w:sectPr>
      </w:pPr>
    </w:p>
    <w:p w14:paraId="5F99BBD2" w14:textId="77777777" w:rsidR="003C21E1" w:rsidRDefault="003C21E1" w:rsidP="003C21E1">
      <w:pPr>
        <w:ind w:left="360"/>
        <w:rPr>
          <w:lang w:val="en-US"/>
        </w:rPr>
      </w:pPr>
      <w:r>
        <w:rPr>
          <w:lang w:val="en-US"/>
        </w:rPr>
        <w:t xml:space="preserve">VR_1 is marked as </w:t>
      </w:r>
      <w:r w:rsidRPr="00E47584">
        <w:rPr>
          <w:b/>
          <w:bCs/>
          <w:lang w:val="en-US"/>
          <w:rPrChange w:id="62" w:author="Kristy vanMarle" w:date="2024-11-08T10:54:00Z" w16du:dateUtc="2024-11-08T17:54:00Z">
            <w:rPr>
              <w:lang w:val="en-US"/>
            </w:rPr>
          </w:rPrChange>
        </w:rPr>
        <w:t>gh1x</w:t>
      </w:r>
    </w:p>
    <w:p w14:paraId="233E3D1F" w14:textId="77777777" w:rsidR="003C21E1" w:rsidRDefault="003C21E1" w:rsidP="003C21E1">
      <w:pPr>
        <w:ind w:left="360"/>
        <w:rPr>
          <w:lang w:val="en-US"/>
        </w:rPr>
      </w:pPr>
      <w:r>
        <w:rPr>
          <w:lang w:val="en-US"/>
        </w:rPr>
        <w:t xml:space="preserve">VR_2_1 is marked as </w:t>
      </w:r>
      <w:r w:rsidRPr="00E47584">
        <w:rPr>
          <w:b/>
          <w:bCs/>
          <w:lang w:val="en-US"/>
          <w:rPrChange w:id="63" w:author="Kristy vanMarle" w:date="2024-11-08T10:54:00Z" w16du:dateUtc="2024-11-08T17:54:00Z">
            <w:rPr>
              <w:lang w:val="en-US"/>
            </w:rPr>
          </w:rPrChange>
        </w:rPr>
        <w:t>pf02x</w:t>
      </w:r>
    </w:p>
    <w:p w14:paraId="17F5B84C" w14:textId="17BEAD9A" w:rsidR="003C21E1" w:rsidRDefault="003C21E1" w:rsidP="003C21E1">
      <w:pPr>
        <w:ind w:left="360"/>
        <w:rPr>
          <w:lang w:val="en-US"/>
        </w:rPr>
      </w:pPr>
      <w:r>
        <w:rPr>
          <w:lang w:val="en-US"/>
        </w:rPr>
        <w:t xml:space="preserve">VR_2_2 is marked as </w:t>
      </w:r>
      <w:r w:rsidRPr="00E47584">
        <w:rPr>
          <w:b/>
          <w:bCs/>
          <w:lang w:val="en-US"/>
          <w:rPrChange w:id="64" w:author="Kristy vanMarle" w:date="2024-11-08T10:54:00Z" w16du:dateUtc="2024-11-08T17:54:00Z">
            <w:rPr>
              <w:lang w:val="en-US"/>
            </w:rPr>
          </w:rPrChange>
        </w:rPr>
        <w:t>pf04x</w:t>
      </w:r>
    </w:p>
    <w:p w14:paraId="48762E78" w14:textId="62FF684C" w:rsidR="003C21E1" w:rsidRDefault="003C21E1" w:rsidP="003C21E1">
      <w:pPr>
        <w:ind w:left="360"/>
        <w:rPr>
          <w:lang w:val="en-US"/>
        </w:rPr>
      </w:pPr>
      <w:r>
        <w:rPr>
          <w:lang w:val="en-US"/>
        </w:rPr>
        <w:t xml:space="preserve">VR_3_1 is marked as </w:t>
      </w:r>
      <w:r w:rsidRPr="00E47584">
        <w:rPr>
          <w:b/>
          <w:bCs/>
          <w:lang w:val="en-US"/>
          <w:rPrChange w:id="65" w:author="Kristy vanMarle" w:date="2024-11-08T10:54:00Z" w16du:dateUtc="2024-11-08T17:54:00Z">
            <w:rPr>
              <w:lang w:val="en-US"/>
            </w:rPr>
          </w:rPrChange>
        </w:rPr>
        <w:t>rp2x</w:t>
      </w:r>
    </w:p>
    <w:p w14:paraId="7197F86D" w14:textId="32293A7E" w:rsidR="003C21E1" w:rsidRDefault="003C21E1" w:rsidP="003C21E1">
      <w:pPr>
        <w:ind w:left="360"/>
        <w:rPr>
          <w:lang w:val="en-US"/>
        </w:rPr>
      </w:pPr>
      <w:r>
        <w:rPr>
          <w:lang w:val="en-US"/>
        </w:rPr>
        <w:t xml:space="preserve">VR_3_2 is marked as </w:t>
      </w:r>
      <w:r w:rsidRPr="00E47584">
        <w:rPr>
          <w:b/>
          <w:bCs/>
          <w:lang w:val="en-US"/>
          <w:rPrChange w:id="66" w:author="Kristy vanMarle" w:date="2024-11-08T10:54:00Z" w16du:dateUtc="2024-11-08T17:54:00Z">
            <w:rPr>
              <w:lang w:val="en-US"/>
            </w:rPr>
          </w:rPrChange>
        </w:rPr>
        <w:t>rp3x</w:t>
      </w:r>
    </w:p>
    <w:p w14:paraId="3C1D1592" w14:textId="60AF30A9" w:rsidR="003C21E1" w:rsidRDefault="003C21E1" w:rsidP="003C21E1">
      <w:pPr>
        <w:ind w:left="360"/>
        <w:rPr>
          <w:lang w:val="en-US"/>
        </w:rPr>
      </w:pPr>
      <w:r>
        <w:rPr>
          <w:lang w:val="en-US"/>
        </w:rPr>
        <w:t xml:space="preserve">VR_4_1 is marked as </w:t>
      </w:r>
      <w:r w:rsidRPr="00E47584">
        <w:rPr>
          <w:b/>
          <w:bCs/>
          <w:lang w:val="en-US"/>
          <w:rPrChange w:id="67" w:author="Kristy vanMarle" w:date="2024-11-08T10:54:00Z" w16du:dateUtc="2024-11-08T17:54:00Z">
            <w:rPr>
              <w:lang w:val="en-US"/>
            </w:rPr>
          </w:rPrChange>
        </w:rPr>
        <w:t>re2x</w:t>
      </w:r>
    </w:p>
    <w:p w14:paraId="42D1445A" w14:textId="36816BB9" w:rsidR="003C21E1" w:rsidRDefault="003C21E1" w:rsidP="003C21E1">
      <w:pPr>
        <w:ind w:left="360"/>
        <w:rPr>
          <w:lang w:val="en-US"/>
        </w:rPr>
      </w:pPr>
      <w:r>
        <w:rPr>
          <w:lang w:val="en-US"/>
        </w:rPr>
        <w:t xml:space="preserve">VR_4_2 is marked as </w:t>
      </w:r>
      <w:r w:rsidRPr="00E47584">
        <w:rPr>
          <w:b/>
          <w:bCs/>
          <w:lang w:val="en-US"/>
          <w:rPrChange w:id="68" w:author="Kristy vanMarle" w:date="2024-11-08T10:54:00Z" w16du:dateUtc="2024-11-08T17:54:00Z">
            <w:rPr>
              <w:lang w:val="en-US"/>
            </w:rPr>
          </w:rPrChange>
        </w:rPr>
        <w:t>re3x</w:t>
      </w:r>
    </w:p>
    <w:p w14:paraId="2A3193EE" w14:textId="1DA3BEF6" w:rsidR="003C21E1" w:rsidRDefault="003C21E1" w:rsidP="003C21E1">
      <w:pPr>
        <w:ind w:left="360"/>
        <w:rPr>
          <w:lang w:val="en-US"/>
        </w:rPr>
      </w:pPr>
      <w:r>
        <w:rPr>
          <w:lang w:val="en-US"/>
        </w:rPr>
        <w:t xml:space="preserve">VR_5 is marked as </w:t>
      </w:r>
      <w:r w:rsidRPr="00E47584">
        <w:rPr>
          <w:b/>
          <w:bCs/>
          <w:lang w:val="en-US"/>
          <w:rPrChange w:id="69" w:author="Kristy vanMarle" w:date="2024-11-08T10:54:00Z" w16du:dateUtc="2024-11-08T17:54:00Z">
            <w:rPr>
              <w:lang w:val="en-US"/>
            </w:rPr>
          </w:rPrChange>
        </w:rPr>
        <w:t>bp2x</w:t>
      </w:r>
    </w:p>
    <w:p w14:paraId="44D751F3" w14:textId="6A25E4E3" w:rsidR="003C21E1" w:rsidRDefault="003C21E1" w:rsidP="003C21E1">
      <w:pPr>
        <w:ind w:left="360"/>
        <w:rPr>
          <w:lang w:val="en-US"/>
        </w:rPr>
      </w:pPr>
      <w:r>
        <w:rPr>
          <w:lang w:val="en-US"/>
        </w:rPr>
        <w:t xml:space="preserve">VR_6_1 is marked as </w:t>
      </w:r>
      <w:r w:rsidRPr="00E47584">
        <w:rPr>
          <w:b/>
          <w:bCs/>
          <w:lang w:val="en-US"/>
          <w:rPrChange w:id="70" w:author="Kristy vanMarle" w:date="2024-11-08T10:54:00Z" w16du:dateUtc="2024-11-08T17:54:00Z">
            <w:rPr>
              <w:lang w:val="en-US"/>
            </w:rPr>
          </w:rPrChange>
        </w:rPr>
        <w:t>mh3x</w:t>
      </w:r>
    </w:p>
    <w:p w14:paraId="5E691D86" w14:textId="6D6FEDF0" w:rsidR="003C21E1" w:rsidRDefault="003C21E1" w:rsidP="003C21E1">
      <w:pPr>
        <w:ind w:left="360"/>
        <w:rPr>
          <w:lang w:val="en-US"/>
        </w:rPr>
      </w:pPr>
      <w:r>
        <w:rPr>
          <w:lang w:val="en-US"/>
        </w:rPr>
        <w:t xml:space="preserve">VR_6_2 is marked as </w:t>
      </w:r>
      <w:r w:rsidRPr="00E47584">
        <w:rPr>
          <w:b/>
          <w:bCs/>
          <w:lang w:val="en-US"/>
          <w:rPrChange w:id="71" w:author="Kristy vanMarle" w:date="2024-11-08T10:54:00Z" w16du:dateUtc="2024-11-08T17:54:00Z">
            <w:rPr>
              <w:lang w:val="en-US"/>
            </w:rPr>
          </w:rPrChange>
        </w:rPr>
        <w:t>vt2x</w:t>
      </w:r>
    </w:p>
    <w:p w14:paraId="204D3664" w14:textId="0BBE33C6" w:rsidR="003C21E1" w:rsidRDefault="003C21E1" w:rsidP="003C21E1">
      <w:pPr>
        <w:ind w:left="360"/>
        <w:rPr>
          <w:lang w:val="en-US"/>
        </w:rPr>
      </w:pPr>
      <w:r>
        <w:rPr>
          <w:lang w:val="en-US"/>
        </w:rPr>
        <w:t xml:space="preserve">VT_6_3 is marked as </w:t>
      </w:r>
      <w:r w:rsidRPr="00E47584">
        <w:rPr>
          <w:b/>
          <w:bCs/>
          <w:lang w:val="en-US"/>
          <w:rPrChange w:id="72" w:author="Kristy vanMarle" w:date="2024-11-08T10:54:00Z" w16du:dateUtc="2024-11-08T17:54:00Z">
            <w:rPr>
              <w:lang w:val="en-US"/>
            </w:rPr>
          </w:rPrChange>
        </w:rPr>
        <w:t>mh4x</w:t>
      </w:r>
    </w:p>
    <w:p w14:paraId="761EE3DD" w14:textId="5FD0289C" w:rsidR="003C21E1" w:rsidRDefault="003C21E1" w:rsidP="003C21E1">
      <w:pPr>
        <w:ind w:left="360"/>
        <w:rPr>
          <w:lang w:val="en-US"/>
        </w:rPr>
      </w:pPr>
      <w:r>
        <w:rPr>
          <w:lang w:val="en-US"/>
        </w:rPr>
        <w:t xml:space="preserve">VR_7 is marked as </w:t>
      </w:r>
      <w:r w:rsidRPr="00E47584">
        <w:rPr>
          <w:b/>
          <w:bCs/>
          <w:lang w:val="en-US"/>
          <w:rPrChange w:id="73" w:author="Kristy vanMarle" w:date="2024-11-08T10:54:00Z" w16du:dateUtc="2024-11-08T17:54:00Z">
            <w:rPr>
              <w:lang w:val="en-US"/>
            </w:rPr>
          </w:rPrChange>
        </w:rPr>
        <w:t>sf2x</w:t>
      </w:r>
    </w:p>
    <w:p w14:paraId="5E793705" w14:textId="77777777" w:rsidR="006B0E0C" w:rsidRDefault="006B0E0C" w:rsidP="003C21E1">
      <w:pPr>
        <w:ind w:left="360"/>
        <w:rPr>
          <w:ins w:id="74" w:author="Kristy vanMarle" w:date="2024-11-08T10:57:00Z" w16du:dateUtc="2024-11-08T17:57:00Z"/>
          <w:lang w:val="en-US"/>
        </w:rPr>
        <w:sectPr w:rsidR="006B0E0C" w:rsidSect="006B0E0C">
          <w:type w:val="continuous"/>
          <w:pgSz w:w="11906" w:h="16838"/>
          <w:pgMar w:top="1440" w:right="1440" w:bottom="1440" w:left="1440" w:header="720" w:footer="720" w:gutter="0"/>
          <w:cols w:num="2" w:space="720"/>
          <w:docGrid w:linePitch="360"/>
          <w:sectPrChange w:id="75" w:author="Kristy vanMarle" w:date="2024-11-08T10:57:00Z" w16du:dateUtc="2024-11-08T17:57:00Z">
            <w:sectPr w:rsidR="006B0E0C" w:rsidSect="006B0E0C">
              <w:pgMar w:top="1440" w:right="1440" w:bottom="1440" w:left="1440" w:header="720" w:footer="720" w:gutter="0"/>
              <w:cols w:num="1"/>
            </w:sectPr>
          </w:sectPrChange>
        </w:sectPr>
      </w:pPr>
    </w:p>
    <w:p w14:paraId="17F6CC1A" w14:textId="691E8137" w:rsidR="003C21E1" w:rsidDel="00901A51" w:rsidRDefault="00901A51" w:rsidP="00901A51">
      <w:pPr>
        <w:rPr>
          <w:del w:id="76" w:author="Kristy vanMarle" w:date="2024-11-08T10:59:00Z" w16du:dateUtc="2024-11-08T17:59:00Z"/>
          <w:rFonts w:cs="Courier New"/>
          <w:shd w:val="clear" w:color="auto" w:fill="FFFFFF"/>
        </w:rPr>
        <w:pPrChange w:id="77" w:author="Kristy vanMarle" w:date="2024-11-08T11:00:00Z" w16du:dateUtc="2024-11-08T18:00:00Z">
          <w:pPr>
            <w:ind w:left="360"/>
          </w:pPr>
        </w:pPrChange>
      </w:pPr>
      <w:ins w:id="78" w:author="Kristy vanMarle" w:date="2024-11-08T10:59:00Z" w16du:dateUtc="2024-11-08T17:59:00Z">
        <w:r w:rsidRPr="00901A51">
          <w:rPr>
            <w:u w:val="single"/>
            <w:shd w:val="clear" w:color="auto" w:fill="FAE2D5" w:themeFill="accent2" w:themeFillTint="33"/>
            <w:lang w:val="en-US"/>
            <w:rPrChange w:id="79" w:author="Kristy vanMarle" w:date="2024-11-08T10:59:00Z" w16du:dateUtc="2024-11-08T17:59:00Z">
              <w:rPr>
                <w:lang w:val="en-US"/>
              </w:rPr>
            </w:rPrChange>
          </w:rPr>
          <w:t>Then</w:t>
        </w:r>
        <w:r w:rsidRPr="00901A51">
          <w:rPr>
            <w:shd w:val="clear" w:color="auto" w:fill="FAE2D5" w:themeFill="accent2" w:themeFillTint="33"/>
            <w:lang w:val="en-US"/>
            <w:rPrChange w:id="80" w:author="Kristy vanMarle" w:date="2024-11-08T10:59:00Z" w16du:dateUtc="2024-11-08T17:59:00Z">
              <w:rPr>
                <w:lang w:val="en-US"/>
              </w:rPr>
            </w:rPrChange>
          </w:rPr>
          <w:t xml:space="preserve">, </w:t>
        </w:r>
      </w:ins>
      <w:r w:rsidR="003C21E1" w:rsidRPr="00901A51">
        <w:rPr>
          <w:shd w:val="clear" w:color="auto" w:fill="FAE2D5" w:themeFill="accent2" w:themeFillTint="33"/>
          <w:lang w:val="en-US"/>
          <w:rPrChange w:id="81" w:author="Kristy vanMarle" w:date="2024-11-08T10:59:00Z" w16du:dateUtc="2024-11-08T17:59:00Z">
            <w:rPr>
              <w:lang w:val="en-US"/>
            </w:rPr>
          </w:rPrChange>
        </w:rPr>
        <w:t xml:space="preserve">Calculate score for each </w:t>
      </w:r>
      <w:ins w:id="82" w:author="Kristy vanMarle" w:date="2024-11-08T10:54:00Z" w16du:dateUtc="2024-11-08T17:54:00Z">
        <w:r w:rsidR="009526C3" w:rsidRPr="00901A51">
          <w:rPr>
            <w:shd w:val="clear" w:color="auto" w:fill="FAE2D5" w:themeFill="accent2" w:themeFillTint="33"/>
            <w:lang w:val="en-US"/>
            <w:rPrChange w:id="83" w:author="Kristy vanMarle" w:date="2024-11-08T10:59:00Z" w16du:dateUtc="2024-11-08T17:59:00Z">
              <w:rPr>
                <w:lang w:val="en-US"/>
              </w:rPr>
            </w:rPrChange>
          </w:rPr>
          <w:t xml:space="preserve">assessment </w:t>
        </w:r>
      </w:ins>
      <w:r w:rsidR="003C21E1" w:rsidRPr="00901A51">
        <w:rPr>
          <w:shd w:val="clear" w:color="auto" w:fill="FAE2D5" w:themeFill="accent2" w:themeFillTint="33"/>
          <w:lang w:val="en-US"/>
          <w:rPrChange w:id="84" w:author="Kristy vanMarle" w:date="2024-11-08T10:59:00Z" w16du:dateUtc="2024-11-08T17:59:00Z">
            <w:rPr>
              <w:lang w:val="en-US"/>
            </w:rPr>
          </w:rPrChange>
        </w:rPr>
        <w:t>phase (baseline and follow-up)</w:t>
      </w:r>
    </w:p>
    <w:p w14:paraId="620B10F1" w14:textId="77777777" w:rsidR="00901A51" w:rsidRDefault="00901A51" w:rsidP="00901A51">
      <w:pPr>
        <w:rPr>
          <w:ins w:id="85" w:author="Kristy vanMarle" w:date="2024-11-08T10:59:00Z" w16du:dateUtc="2024-11-08T17:59:00Z"/>
          <w:lang w:val="en-US"/>
        </w:rPr>
        <w:pPrChange w:id="86" w:author="Kristy vanMarle" w:date="2024-11-08T11:00:00Z" w16du:dateUtc="2024-11-08T18:00:00Z">
          <w:pPr>
            <w:ind w:left="360"/>
          </w:pPr>
        </w:pPrChange>
      </w:pPr>
    </w:p>
    <w:p w14:paraId="0DDAA514" w14:textId="77777777" w:rsidR="002D76E8" w:rsidRDefault="002D76E8" w:rsidP="00901A51">
      <w:pPr>
        <w:ind w:left="360"/>
        <w:rPr>
          <w:ins w:id="87" w:author="Kristy vanMarle" w:date="2024-11-08T10:56:00Z" w16du:dateUtc="2024-11-08T17:56:00Z"/>
          <w:rFonts w:cs="Courier New"/>
          <w:shd w:val="clear" w:color="auto" w:fill="FFFFFF"/>
        </w:rPr>
        <w:sectPr w:rsidR="002D76E8" w:rsidSect="006B0E0C">
          <w:type w:val="continuous"/>
          <w:pgSz w:w="11906" w:h="16838"/>
          <w:pgMar w:top="1440" w:right="1440" w:bottom="1440" w:left="1440" w:header="720" w:footer="720" w:gutter="0"/>
          <w:cols w:space="720"/>
          <w:docGrid w:linePitch="360"/>
        </w:sectPr>
        <w:pPrChange w:id="88" w:author="Kristy vanMarle" w:date="2024-11-08T10:59:00Z" w16du:dateUtc="2024-11-08T17:59:00Z">
          <w:pPr>
            <w:autoSpaceDE w:val="0"/>
            <w:autoSpaceDN w:val="0"/>
            <w:adjustRightInd w:val="0"/>
            <w:spacing w:after="0" w:line="240" w:lineRule="auto"/>
          </w:pPr>
        </w:pPrChange>
      </w:pPr>
    </w:p>
    <w:p w14:paraId="7FF706CE" w14:textId="4098D639" w:rsidR="003C21E1" w:rsidRPr="00611F08" w:rsidRDefault="003C21E1" w:rsidP="003C21E1">
      <w:pPr>
        <w:autoSpaceDE w:val="0"/>
        <w:autoSpaceDN w:val="0"/>
        <w:adjustRightInd w:val="0"/>
        <w:spacing w:after="0" w:line="240" w:lineRule="auto"/>
        <w:rPr>
          <w:rFonts w:cs="Courier New"/>
          <w:shd w:val="clear" w:color="auto" w:fill="FFFFFF"/>
        </w:rPr>
      </w:pPr>
      <w:r w:rsidRPr="00611F08">
        <w:rPr>
          <w:rFonts w:cs="Courier New"/>
          <w:shd w:val="clear" w:color="auto" w:fill="FFFFFF"/>
        </w:rPr>
        <w:t xml:space="preserve">IF </w:t>
      </w:r>
      <w:r>
        <w:rPr>
          <w:rFonts w:cs="Courier New"/>
          <w:shd w:val="clear" w:color="auto" w:fill="FFFFFF"/>
        </w:rPr>
        <w:t>VR_</w:t>
      </w:r>
      <w:r w:rsidRPr="00611F08">
        <w:rPr>
          <w:rFonts w:cs="Courier New"/>
          <w:shd w:val="clear" w:color="auto" w:fill="FFFFFF"/>
        </w:rPr>
        <w:t>1=</w:t>
      </w:r>
      <w:r w:rsidRPr="00611F08">
        <w:rPr>
          <w:rFonts w:cs="Courier New"/>
          <w:bCs/>
          <w:shd w:val="clear" w:color="auto" w:fill="FFFFFF"/>
        </w:rPr>
        <w:t>1</w:t>
      </w:r>
      <w:r w:rsidRPr="00611F08">
        <w:rPr>
          <w:rFonts w:cs="Courier New"/>
          <w:shd w:val="clear" w:color="auto" w:fill="FFFFFF"/>
        </w:rPr>
        <w:t xml:space="preserve"> THEN </w:t>
      </w:r>
      <w:r w:rsidRPr="002D76E8">
        <w:rPr>
          <w:rFonts w:cs="Courier New"/>
          <w:b/>
          <w:bCs/>
          <w:shd w:val="clear" w:color="auto" w:fill="FFFFFF"/>
          <w:rPrChange w:id="89" w:author="Kristy vanMarle" w:date="2024-11-08T10:56:00Z" w16du:dateUtc="2024-11-08T17:56:00Z">
            <w:rPr>
              <w:rFonts w:cs="Courier New"/>
              <w:shd w:val="clear" w:color="auto" w:fill="FFFFFF"/>
            </w:rPr>
          </w:rPrChange>
        </w:rPr>
        <w:t>gh1x</w:t>
      </w:r>
      <w:r w:rsidRPr="00611F08">
        <w:rPr>
          <w:rFonts w:cs="Courier New"/>
          <w:shd w:val="clear" w:color="auto" w:fill="FFFFFF"/>
        </w:rPr>
        <w:t>=</w:t>
      </w:r>
      <w:r w:rsidRPr="00611F08">
        <w:rPr>
          <w:rFonts w:cs="Courier New"/>
          <w:bCs/>
          <w:shd w:val="clear" w:color="auto" w:fill="FFFFFF"/>
        </w:rPr>
        <w:t>100</w:t>
      </w:r>
      <w:r w:rsidRPr="00611F08">
        <w:rPr>
          <w:rFonts w:cs="Courier New"/>
          <w:shd w:val="clear" w:color="auto" w:fill="FFFFFF"/>
        </w:rPr>
        <w:t>;</w:t>
      </w:r>
    </w:p>
    <w:p w14:paraId="42CD18CD" w14:textId="6ECC6A34" w:rsidR="003C21E1" w:rsidRPr="00611F08" w:rsidRDefault="003C21E1" w:rsidP="003C21E1">
      <w:pPr>
        <w:autoSpaceDE w:val="0"/>
        <w:autoSpaceDN w:val="0"/>
        <w:adjustRightInd w:val="0"/>
        <w:spacing w:after="0" w:line="240" w:lineRule="auto"/>
        <w:rPr>
          <w:rFonts w:cs="Courier New"/>
          <w:shd w:val="clear" w:color="auto" w:fill="FFFFFF"/>
        </w:rPr>
      </w:pPr>
      <w:r w:rsidRPr="00611F08">
        <w:rPr>
          <w:rFonts w:cs="Courier New"/>
          <w:shd w:val="clear" w:color="auto" w:fill="FFFFFF"/>
        </w:rPr>
        <w:tab/>
        <w:t xml:space="preserve">IF </w:t>
      </w:r>
      <w:r>
        <w:rPr>
          <w:rFonts w:cs="Courier New"/>
          <w:shd w:val="clear" w:color="auto" w:fill="FFFFFF"/>
        </w:rPr>
        <w:t>VR_</w:t>
      </w:r>
      <w:r w:rsidRPr="00611F08">
        <w:rPr>
          <w:rFonts w:cs="Courier New"/>
          <w:shd w:val="clear" w:color="auto" w:fill="FFFFFF"/>
        </w:rPr>
        <w:t>1=</w:t>
      </w:r>
      <w:r w:rsidRPr="00611F08">
        <w:rPr>
          <w:rFonts w:cs="Courier New"/>
          <w:bCs/>
          <w:shd w:val="clear" w:color="auto" w:fill="FFFFFF"/>
        </w:rPr>
        <w:t>2</w:t>
      </w:r>
      <w:r w:rsidRPr="00611F08">
        <w:rPr>
          <w:rFonts w:cs="Courier New"/>
          <w:shd w:val="clear" w:color="auto" w:fill="FFFFFF"/>
        </w:rPr>
        <w:t xml:space="preserve"> THEN </w:t>
      </w:r>
      <w:r w:rsidRPr="002D76E8">
        <w:rPr>
          <w:rFonts w:cs="Courier New"/>
          <w:b/>
          <w:bCs/>
          <w:shd w:val="clear" w:color="auto" w:fill="FFFFFF"/>
          <w:rPrChange w:id="90" w:author="Kristy vanMarle" w:date="2024-11-08T10:56:00Z" w16du:dateUtc="2024-11-08T17:56:00Z">
            <w:rPr>
              <w:rFonts w:cs="Courier New"/>
              <w:shd w:val="clear" w:color="auto" w:fill="FFFFFF"/>
            </w:rPr>
          </w:rPrChange>
        </w:rPr>
        <w:t>gh1x</w:t>
      </w:r>
      <w:r w:rsidRPr="00611F08">
        <w:rPr>
          <w:rFonts w:cs="Courier New"/>
          <w:shd w:val="clear" w:color="auto" w:fill="FFFFFF"/>
        </w:rPr>
        <w:t>=</w:t>
      </w:r>
      <w:r w:rsidRPr="00611F08">
        <w:rPr>
          <w:rFonts w:cs="Courier New"/>
          <w:bCs/>
          <w:shd w:val="clear" w:color="auto" w:fill="FFFFFF"/>
        </w:rPr>
        <w:t>85</w:t>
      </w:r>
      <w:r w:rsidRPr="00611F08">
        <w:rPr>
          <w:rFonts w:cs="Courier New"/>
          <w:shd w:val="clear" w:color="auto" w:fill="FFFFFF"/>
        </w:rPr>
        <w:t xml:space="preserve"> ;</w:t>
      </w:r>
    </w:p>
    <w:p w14:paraId="513D5600" w14:textId="777E9F75" w:rsidR="003C21E1" w:rsidRPr="00611F08" w:rsidRDefault="003C21E1" w:rsidP="003C21E1">
      <w:pPr>
        <w:autoSpaceDE w:val="0"/>
        <w:autoSpaceDN w:val="0"/>
        <w:adjustRightInd w:val="0"/>
        <w:spacing w:after="0" w:line="240" w:lineRule="auto"/>
        <w:rPr>
          <w:rFonts w:cs="Courier New"/>
          <w:shd w:val="clear" w:color="auto" w:fill="FFFFFF"/>
        </w:rPr>
      </w:pPr>
      <w:r w:rsidRPr="00611F08">
        <w:rPr>
          <w:rFonts w:cs="Courier New"/>
          <w:shd w:val="clear" w:color="auto" w:fill="FFFFFF"/>
        </w:rPr>
        <w:tab/>
        <w:t xml:space="preserve">IF </w:t>
      </w:r>
      <w:r>
        <w:rPr>
          <w:rFonts w:cs="Courier New"/>
          <w:shd w:val="clear" w:color="auto" w:fill="FFFFFF"/>
        </w:rPr>
        <w:t>VR_</w:t>
      </w:r>
      <w:r w:rsidRPr="00611F08">
        <w:rPr>
          <w:rFonts w:cs="Courier New"/>
          <w:shd w:val="clear" w:color="auto" w:fill="FFFFFF"/>
        </w:rPr>
        <w:t>1=</w:t>
      </w:r>
      <w:r w:rsidRPr="00611F08">
        <w:rPr>
          <w:rFonts w:cs="Courier New"/>
          <w:bCs/>
          <w:shd w:val="clear" w:color="auto" w:fill="FFFFFF"/>
        </w:rPr>
        <w:t>3</w:t>
      </w:r>
      <w:r w:rsidRPr="00611F08">
        <w:rPr>
          <w:rFonts w:cs="Courier New"/>
          <w:shd w:val="clear" w:color="auto" w:fill="FFFFFF"/>
        </w:rPr>
        <w:t xml:space="preserve"> THEN </w:t>
      </w:r>
      <w:r w:rsidRPr="002D76E8">
        <w:rPr>
          <w:rFonts w:cs="Courier New"/>
          <w:b/>
          <w:bCs/>
          <w:shd w:val="clear" w:color="auto" w:fill="FFFFFF"/>
          <w:rPrChange w:id="91" w:author="Kristy vanMarle" w:date="2024-11-08T10:56:00Z" w16du:dateUtc="2024-11-08T17:56:00Z">
            <w:rPr>
              <w:rFonts w:cs="Courier New"/>
              <w:shd w:val="clear" w:color="auto" w:fill="FFFFFF"/>
            </w:rPr>
          </w:rPrChange>
        </w:rPr>
        <w:t>gh1x</w:t>
      </w:r>
      <w:r w:rsidRPr="00611F08">
        <w:rPr>
          <w:rFonts w:cs="Courier New"/>
          <w:shd w:val="clear" w:color="auto" w:fill="FFFFFF"/>
        </w:rPr>
        <w:t>=</w:t>
      </w:r>
      <w:r w:rsidRPr="00611F08">
        <w:rPr>
          <w:rFonts w:cs="Courier New"/>
          <w:bCs/>
          <w:shd w:val="clear" w:color="auto" w:fill="FFFFFF"/>
        </w:rPr>
        <w:t>60</w:t>
      </w:r>
      <w:r w:rsidRPr="00611F08">
        <w:rPr>
          <w:rFonts w:cs="Courier New"/>
          <w:shd w:val="clear" w:color="auto" w:fill="FFFFFF"/>
        </w:rPr>
        <w:t xml:space="preserve">; </w:t>
      </w:r>
    </w:p>
    <w:p w14:paraId="39191C8F" w14:textId="3C80E7D3" w:rsidR="003C21E1" w:rsidRPr="00611F08" w:rsidRDefault="003C21E1" w:rsidP="003C21E1">
      <w:pPr>
        <w:autoSpaceDE w:val="0"/>
        <w:autoSpaceDN w:val="0"/>
        <w:adjustRightInd w:val="0"/>
        <w:spacing w:after="0" w:line="240" w:lineRule="auto"/>
        <w:rPr>
          <w:rFonts w:cs="Courier New"/>
          <w:shd w:val="clear" w:color="auto" w:fill="FFFFFF"/>
        </w:rPr>
      </w:pPr>
      <w:r w:rsidRPr="00611F08">
        <w:rPr>
          <w:rFonts w:cs="Courier New"/>
          <w:shd w:val="clear" w:color="auto" w:fill="FFFFFF"/>
        </w:rPr>
        <w:tab/>
        <w:t xml:space="preserve">IF </w:t>
      </w:r>
      <w:r>
        <w:rPr>
          <w:rFonts w:cs="Courier New"/>
          <w:shd w:val="clear" w:color="auto" w:fill="FFFFFF"/>
        </w:rPr>
        <w:t>VR_</w:t>
      </w:r>
      <w:r w:rsidRPr="00611F08">
        <w:rPr>
          <w:rFonts w:cs="Courier New"/>
          <w:shd w:val="clear" w:color="auto" w:fill="FFFFFF"/>
        </w:rPr>
        <w:t>1=</w:t>
      </w:r>
      <w:r w:rsidRPr="00611F08">
        <w:rPr>
          <w:rFonts w:cs="Courier New"/>
          <w:bCs/>
          <w:shd w:val="clear" w:color="auto" w:fill="FFFFFF"/>
        </w:rPr>
        <w:t>4</w:t>
      </w:r>
      <w:r w:rsidRPr="00611F08">
        <w:rPr>
          <w:rFonts w:cs="Courier New"/>
          <w:shd w:val="clear" w:color="auto" w:fill="FFFFFF"/>
        </w:rPr>
        <w:t xml:space="preserve"> THEN </w:t>
      </w:r>
      <w:r w:rsidRPr="002D76E8">
        <w:rPr>
          <w:rFonts w:cs="Courier New"/>
          <w:b/>
          <w:bCs/>
          <w:shd w:val="clear" w:color="auto" w:fill="FFFFFF"/>
          <w:rPrChange w:id="92" w:author="Kristy vanMarle" w:date="2024-11-08T10:56:00Z" w16du:dateUtc="2024-11-08T17:56:00Z">
            <w:rPr>
              <w:rFonts w:cs="Courier New"/>
              <w:shd w:val="clear" w:color="auto" w:fill="FFFFFF"/>
            </w:rPr>
          </w:rPrChange>
        </w:rPr>
        <w:t>gh1x</w:t>
      </w:r>
      <w:r w:rsidRPr="00611F08">
        <w:rPr>
          <w:rFonts w:cs="Courier New"/>
          <w:shd w:val="clear" w:color="auto" w:fill="FFFFFF"/>
        </w:rPr>
        <w:t>=</w:t>
      </w:r>
      <w:r w:rsidRPr="00611F08">
        <w:rPr>
          <w:rFonts w:cs="Courier New"/>
          <w:bCs/>
          <w:shd w:val="clear" w:color="auto" w:fill="FFFFFF"/>
        </w:rPr>
        <w:t>35</w:t>
      </w:r>
      <w:r w:rsidRPr="00611F08">
        <w:rPr>
          <w:rFonts w:cs="Courier New"/>
          <w:shd w:val="clear" w:color="auto" w:fill="FFFFFF"/>
        </w:rPr>
        <w:t xml:space="preserve"> ;</w:t>
      </w:r>
    </w:p>
    <w:p w14:paraId="13697CA2" w14:textId="7F566B2C" w:rsidR="003C21E1" w:rsidRPr="00611F08" w:rsidDel="00F275AF" w:rsidRDefault="003C21E1" w:rsidP="003C21E1">
      <w:pPr>
        <w:autoSpaceDE w:val="0"/>
        <w:autoSpaceDN w:val="0"/>
        <w:adjustRightInd w:val="0"/>
        <w:spacing w:after="0" w:line="240" w:lineRule="auto"/>
        <w:rPr>
          <w:del w:id="93" w:author="Kristy vanMarle" w:date="2024-11-08T11:01:00Z" w16du:dateUtc="2024-11-08T18:01:00Z"/>
          <w:rFonts w:cs="Courier New"/>
          <w:shd w:val="clear" w:color="auto" w:fill="FFFFFF"/>
        </w:rPr>
      </w:pPr>
      <w:r w:rsidRPr="00611F08">
        <w:rPr>
          <w:rFonts w:cs="Courier New"/>
          <w:shd w:val="clear" w:color="auto" w:fill="FFFFFF"/>
        </w:rPr>
        <w:tab/>
        <w:t xml:space="preserve">IF </w:t>
      </w:r>
      <w:r>
        <w:rPr>
          <w:rFonts w:cs="Courier New"/>
          <w:shd w:val="clear" w:color="auto" w:fill="FFFFFF"/>
        </w:rPr>
        <w:t>VR_</w:t>
      </w:r>
      <w:r w:rsidRPr="00611F08">
        <w:rPr>
          <w:rFonts w:cs="Courier New"/>
          <w:shd w:val="clear" w:color="auto" w:fill="FFFFFF"/>
        </w:rPr>
        <w:t>1=</w:t>
      </w:r>
      <w:r w:rsidRPr="00611F08">
        <w:rPr>
          <w:rFonts w:cs="Courier New"/>
          <w:bCs/>
          <w:shd w:val="clear" w:color="auto" w:fill="FFFFFF"/>
        </w:rPr>
        <w:t>5</w:t>
      </w:r>
      <w:r w:rsidRPr="00611F08">
        <w:rPr>
          <w:rFonts w:cs="Courier New"/>
          <w:shd w:val="clear" w:color="auto" w:fill="FFFFFF"/>
        </w:rPr>
        <w:t xml:space="preserve"> THEN </w:t>
      </w:r>
      <w:r w:rsidRPr="002D76E8">
        <w:rPr>
          <w:rFonts w:cs="Courier New"/>
          <w:b/>
          <w:bCs/>
          <w:shd w:val="clear" w:color="auto" w:fill="FFFFFF"/>
          <w:rPrChange w:id="94" w:author="Kristy vanMarle" w:date="2024-11-08T10:56:00Z" w16du:dateUtc="2024-11-08T17:56:00Z">
            <w:rPr>
              <w:rFonts w:cs="Courier New"/>
              <w:shd w:val="clear" w:color="auto" w:fill="FFFFFF"/>
            </w:rPr>
          </w:rPrChange>
        </w:rPr>
        <w:t>gh1x</w:t>
      </w:r>
      <w:r w:rsidRPr="00611F08">
        <w:rPr>
          <w:rFonts w:cs="Courier New"/>
          <w:shd w:val="clear" w:color="auto" w:fill="FFFFFF"/>
        </w:rPr>
        <w:t>=</w:t>
      </w:r>
      <w:r w:rsidRPr="00611F08">
        <w:rPr>
          <w:rFonts w:cs="Courier New"/>
          <w:bCs/>
          <w:shd w:val="clear" w:color="auto" w:fill="FFFFFF"/>
        </w:rPr>
        <w:t>0</w:t>
      </w:r>
      <w:r w:rsidRPr="00611F08">
        <w:rPr>
          <w:rFonts w:cs="Courier New"/>
          <w:shd w:val="clear" w:color="auto" w:fill="FFFFFF"/>
        </w:rPr>
        <w:t>;</w:t>
      </w:r>
    </w:p>
    <w:p w14:paraId="7419C4D4" w14:textId="77777777" w:rsidR="002F03B0" w:rsidRDefault="002F03B0" w:rsidP="003C21E1">
      <w:pPr>
        <w:autoSpaceDE w:val="0"/>
        <w:autoSpaceDN w:val="0"/>
        <w:adjustRightInd w:val="0"/>
        <w:spacing w:after="0" w:line="240" w:lineRule="auto"/>
        <w:rPr>
          <w:ins w:id="95" w:author="Kristy vanMarle" w:date="2024-11-08T10:55:00Z" w16du:dateUtc="2024-11-08T17:55:00Z"/>
          <w:rFonts w:cs="Courier New"/>
          <w:shd w:val="clear" w:color="auto" w:fill="FFFFFF"/>
        </w:rPr>
      </w:pPr>
    </w:p>
    <w:p w14:paraId="50DF0ECB" w14:textId="06CFFC96" w:rsidR="003C21E1" w:rsidRPr="003C21E1" w:rsidDel="00F275AF" w:rsidRDefault="003C21E1" w:rsidP="003C21E1">
      <w:pPr>
        <w:autoSpaceDE w:val="0"/>
        <w:autoSpaceDN w:val="0"/>
        <w:adjustRightInd w:val="0"/>
        <w:spacing w:after="0" w:line="240" w:lineRule="auto"/>
        <w:rPr>
          <w:del w:id="96" w:author="Kristy vanMarle" w:date="2024-11-08T11:01:00Z" w16du:dateUtc="2024-11-08T18:01:00Z"/>
          <w:rFonts w:cs="Courier New"/>
          <w:shd w:val="clear" w:color="auto" w:fill="FFFFFF"/>
        </w:rPr>
      </w:pPr>
      <w:r w:rsidRPr="00611F08">
        <w:rPr>
          <w:rFonts w:cs="Courier New"/>
          <w:shd w:val="clear" w:color="auto" w:fill="FFFFFF"/>
        </w:rPr>
        <w:tab/>
      </w:r>
      <w:r w:rsidRPr="002D76E8">
        <w:rPr>
          <w:rFonts w:cs="Courier New"/>
          <w:b/>
          <w:bCs/>
          <w:shd w:val="clear" w:color="auto" w:fill="FFFFFF"/>
          <w:rPrChange w:id="97" w:author="Kristy vanMarle" w:date="2024-11-08T10:56:00Z" w16du:dateUtc="2024-11-08T17:56:00Z">
            <w:rPr>
              <w:rFonts w:cs="Courier New"/>
              <w:shd w:val="clear" w:color="auto" w:fill="FFFFFF"/>
            </w:rPr>
          </w:rPrChange>
        </w:rPr>
        <w:t>pf02x</w:t>
      </w:r>
      <w:r w:rsidRPr="003C21E1">
        <w:rPr>
          <w:rFonts w:cs="Courier New"/>
          <w:shd w:val="clear" w:color="auto" w:fill="FFFFFF"/>
        </w:rPr>
        <w:t xml:space="preserve"> = (</w:t>
      </w:r>
      <w:r>
        <w:rPr>
          <w:rFonts w:cs="Courier New"/>
          <w:shd w:val="clear" w:color="auto" w:fill="FFFFFF"/>
        </w:rPr>
        <w:t>VR_</w:t>
      </w:r>
      <w:r w:rsidRPr="003C21E1">
        <w:rPr>
          <w:rFonts w:cs="Courier New"/>
          <w:shd w:val="clear" w:color="auto" w:fill="FFFFFF"/>
        </w:rPr>
        <w:t>2</w:t>
      </w:r>
      <w:r>
        <w:rPr>
          <w:rFonts w:cs="Courier New"/>
          <w:shd w:val="clear" w:color="auto" w:fill="FFFFFF"/>
        </w:rPr>
        <w:t>_1</w:t>
      </w:r>
      <w:r w:rsidRPr="003C21E1">
        <w:rPr>
          <w:rFonts w:cs="Courier New"/>
          <w:shd w:val="clear" w:color="auto" w:fill="FFFFFF"/>
        </w:rPr>
        <w:t>-</w:t>
      </w:r>
      <w:r w:rsidRPr="003C21E1">
        <w:rPr>
          <w:rFonts w:cs="Courier New"/>
          <w:bCs/>
          <w:shd w:val="clear" w:color="auto" w:fill="FFFFFF"/>
        </w:rPr>
        <w:t>1</w:t>
      </w:r>
      <w:r w:rsidRPr="003C21E1">
        <w:rPr>
          <w:rFonts w:cs="Courier New"/>
          <w:shd w:val="clear" w:color="auto" w:fill="FFFFFF"/>
        </w:rPr>
        <w:t>)*</w:t>
      </w:r>
      <w:r w:rsidRPr="003C21E1">
        <w:rPr>
          <w:rFonts w:cs="Courier New"/>
          <w:bCs/>
          <w:shd w:val="clear" w:color="auto" w:fill="FFFFFF"/>
        </w:rPr>
        <w:t>50</w:t>
      </w:r>
      <w:r w:rsidRPr="003C21E1">
        <w:rPr>
          <w:rFonts w:cs="Courier New"/>
          <w:shd w:val="clear" w:color="auto" w:fill="FFFFFF"/>
        </w:rPr>
        <w:t>;</w:t>
      </w:r>
    </w:p>
    <w:p w14:paraId="2681618B" w14:textId="77777777" w:rsidR="002F03B0" w:rsidRDefault="002F03B0" w:rsidP="003C21E1">
      <w:pPr>
        <w:autoSpaceDE w:val="0"/>
        <w:autoSpaceDN w:val="0"/>
        <w:adjustRightInd w:val="0"/>
        <w:spacing w:after="0" w:line="240" w:lineRule="auto"/>
        <w:rPr>
          <w:ins w:id="98" w:author="Kristy vanMarle" w:date="2024-11-08T10:55:00Z" w16du:dateUtc="2024-11-08T17:55:00Z"/>
          <w:rFonts w:cs="Courier New"/>
          <w:shd w:val="clear" w:color="auto" w:fill="FFFFFF"/>
        </w:rPr>
      </w:pPr>
    </w:p>
    <w:p w14:paraId="18476794" w14:textId="2A194539" w:rsidR="003C21E1" w:rsidRPr="00611F08" w:rsidDel="00F275AF" w:rsidRDefault="003C21E1" w:rsidP="003C21E1">
      <w:pPr>
        <w:autoSpaceDE w:val="0"/>
        <w:autoSpaceDN w:val="0"/>
        <w:adjustRightInd w:val="0"/>
        <w:spacing w:after="0" w:line="240" w:lineRule="auto"/>
        <w:rPr>
          <w:del w:id="99" w:author="Kristy vanMarle" w:date="2024-11-08T11:01:00Z" w16du:dateUtc="2024-11-08T18:01:00Z"/>
          <w:rFonts w:cs="Courier New"/>
          <w:shd w:val="clear" w:color="auto" w:fill="FFFFFF"/>
        </w:rPr>
      </w:pPr>
      <w:r w:rsidRPr="003C21E1">
        <w:rPr>
          <w:rFonts w:cs="Courier New"/>
          <w:shd w:val="clear" w:color="auto" w:fill="FFFFFF"/>
        </w:rPr>
        <w:tab/>
      </w:r>
      <w:r w:rsidRPr="002D76E8">
        <w:rPr>
          <w:rFonts w:cs="Courier New"/>
          <w:b/>
          <w:bCs/>
          <w:shd w:val="clear" w:color="auto" w:fill="FFFFFF"/>
          <w:rPrChange w:id="100" w:author="Kristy vanMarle" w:date="2024-11-08T10:56:00Z" w16du:dateUtc="2024-11-08T17:56:00Z">
            <w:rPr>
              <w:rFonts w:cs="Courier New"/>
              <w:shd w:val="clear" w:color="auto" w:fill="FFFFFF"/>
            </w:rPr>
          </w:rPrChange>
        </w:rPr>
        <w:t>pf04x</w:t>
      </w:r>
      <w:r w:rsidRPr="003C21E1">
        <w:rPr>
          <w:rFonts w:cs="Courier New"/>
          <w:shd w:val="clear" w:color="auto" w:fill="FFFFFF"/>
        </w:rPr>
        <w:t xml:space="preserve"> = (</w:t>
      </w:r>
      <w:r>
        <w:rPr>
          <w:rFonts w:cs="Courier New"/>
          <w:shd w:val="clear" w:color="auto" w:fill="FFFFFF"/>
        </w:rPr>
        <w:t>VR_</w:t>
      </w:r>
      <w:r w:rsidRPr="003C21E1">
        <w:rPr>
          <w:rFonts w:cs="Courier New"/>
          <w:shd w:val="clear" w:color="auto" w:fill="FFFFFF"/>
        </w:rPr>
        <w:t>2</w:t>
      </w:r>
      <w:r>
        <w:rPr>
          <w:rFonts w:cs="Courier New"/>
          <w:shd w:val="clear" w:color="auto" w:fill="FFFFFF"/>
        </w:rPr>
        <w:t>_2</w:t>
      </w:r>
      <w:r w:rsidRPr="003C21E1">
        <w:rPr>
          <w:rFonts w:cs="Courier New"/>
          <w:shd w:val="clear" w:color="auto" w:fill="FFFFFF"/>
        </w:rPr>
        <w:t>-</w:t>
      </w:r>
      <w:r w:rsidRPr="003C21E1">
        <w:rPr>
          <w:rFonts w:cs="Courier New"/>
          <w:bCs/>
          <w:shd w:val="clear" w:color="auto" w:fill="FFFFFF"/>
        </w:rPr>
        <w:t>1</w:t>
      </w:r>
      <w:r w:rsidRPr="003C21E1">
        <w:rPr>
          <w:rFonts w:cs="Courier New"/>
          <w:shd w:val="clear" w:color="auto" w:fill="FFFFFF"/>
        </w:rPr>
        <w:t>)*</w:t>
      </w:r>
      <w:r w:rsidRPr="003C21E1">
        <w:rPr>
          <w:rFonts w:cs="Courier New"/>
          <w:bCs/>
          <w:shd w:val="clear" w:color="auto" w:fill="FFFFFF"/>
        </w:rPr>
        <w:t>50</w:t>
      </w:r>
      <w:r w:rsidRPr="003C21E1">
        <w:rPr>
          <w:rFonts w:cs="Courier New"/>
          <w:shd w:val="clear" w:color="auto" w:fill="FFFFFF"/>
        </w:rPr>
        <w:t>;</w:t>
      </w:r>
    </w:p>
    <w:p w14:paraId="32AB6355" w14:textId="77777777" w:rsidR="002F03B0" w:rsidRDefault="002F03B0" w:rsidP="003C21E1">
      <w:pPr>
        <w:autoSpaceDE w:val="0"/>
        <w:autoSpaceDN w:val="0"/>
        <w:adjustRightInd w:val="0"/>
        <w:spacing w:after="0" w:line="240" w:lineRule="auto"/>
        <w:rPr>
          <w:ins w:id="101" w:author="Kristy vanMarle" w:date="2024-11-08T10:55:00Z" w16du:dateUtc="2024-11-08T17:55:00Z"/>
          <w:rFonts w:cs="Courier New"/>
          <w:shd w:val="clear" w:color="auto" w:fill="FFFFFF"/>
        </w:rPr>
      </w:pPr>
    </w:p>
    <w:p w14:paraId="065D467A" w14:textId="5EDBD5F1" w:rsidR="003C21E1" w:rsidRPr="00611F08" w:rsidDel="00F275AF" w:rsidRDefault="003C21E1" w:rsidP="003C21E1">
      <w:pPr>
        <w:autoSpaceDE w:val="0"/>
        <w:autoSpaceDN w:val="0"/>
        <w:adjustRightInd w:val="0"/>
        <w:spacing w:after="0" w:line="240" w:lineRule="auto"/>
        <w:rPr>
          <w:del w:id="102" w:author="Kristy vanMarle" w:date="2024-11-08T11:01:00Z" w16du:dateUtc="2024-11-08T18:01:00Z"/>
          <w:rFonts w:cs="Courier New"/>
          <w:shd w:val="clear" w:color="auto" w:fill="FFFFFF"/>
        </w:rPr>
      </w:pPr>
      <w:r w:rsidRPr="00611F08">
        <w:rPr>
          <w:rFonts w:cs="Courier New"/>
          <w:shd w:val="clear" w:color="auto" w:fill="FFFFFF"/>
        </w:rPr>
        <w:tab/>
      </w:r>
      <w:r w:rsidRPr="002D76E8">
        <w:rPr>
          <w:rFonts w:cs="Courier New"/>
          <w:b/>
          <w:bCs/>
          <w:shd w:val="clear" w:color="auto" w:fill="FFFFFF"/>
          <w:rPrChange w:id="103" w:author="Kristy vanMarle" w:date="2024-11-08T10:56:00Z" w16du:dateUtc="2024-11-08T17:56:00Z">
            <w:rPr>
              <w:rFonts w:cs="Courier New"/>
              <w:shd w:val="clear" w:color="auto" w:fill="FFFFFF"/>
            </w:rPr>
          </w:rPrChange>
        </w:rPr>
        <w:t>rp2x</w:t>
      </w:r>
      <w:r w:rsidRPr="00611F08">
        <w:rPr>
          <w:rFonts w:cs="Courier New"/>
          <w:shd w:val="clear" w:color="auto" w:fill="FFFFFF"/>
        </w:rPr>
        <w:t xml:space="preserve"> = (</w:t>
      </w:r>
      <w:r w:rsidRPr="00611F08">
        <w:rPr>
          <w:rFonts w:cs="Courier New"/>
          <w:bCs/>
          <w:shd w:val="clear" w:color="auto" w:fill="FFFFFF"/>
        </w:rPr>
        <w:t>5</w:t>
      </w:r>
      <w:r w:rsidRPr="00611F08">
        <w:rPr>
          <w:rFonts w:cs="Courier New"/>
          <w:shd w:val="clear" w:color="auto" w:fill="FFFFFF"/>
        </w:rPr>
        <w:t>-</w:t>
      </w:r>
      <w:r w:rsidRPr="003C21E1">
        <w:rPr>
          <w:rFonts w:cs="Courier New"/>
          <w:shd w:val="clear" w:color="auto" w:fill="FFFFFF"/>
        </w:rPr>
        <w:t xml:space="preserve"> </w:t>
      </w:r>
      <w:r>
        <w:rPr>
          <w:rFonts w:cs="Courier New"/>
          <w:shd w:val="clear" w:color="auto" w:fill="FFFFFF"/>
        </w:rPr>
        <w:t>VR_3_1</w:t>
      </w:r>
      <w:r w:rsidRPr="00611F08">
        <w:rPr>
          <w:rFonts w:cs="Courier New"/>
          <w:shd w:val="clear" w:color="auto" w:fill="FFFFFF"/>
        </w:rPr>
        <w:t>)*</w:t>
      </w:r>
      <w:r w:rsidRPr="00611F08">
        <w:rPr>
          <w:rFonts w:cs="Courier New"/>
          <w:bCs/>
          <w:shd w:val="clear" w:color="auto" w:fill="FFFFFF"/>
        </w:rPr>
        <w:t>25</w:t>
      </w:r>
      <w:r w:rsidRPr="00611F08">
        <w:rPr>
          <w:rFonts w:cs="Courier New"/>
          <w:shd w:val="clear" w:color="auto" w:fill="FFFFFF"/>
        </w:rPr>
        <w:t>;</w:t>
      </w:r>
    </w:p>
    <w:p w14:paraId="54C5F0E3" w14:textId="77777777" w:rsidR="002F03B0" w:rsidRDefault="002F03B0" w:rsidP="003C21E1">
      <w:pPr>
        <w:autoSpaceDE w:val="0"/>
        <w:autoSpaceDN w:val="0"/>
        <w:adjustRightInd w:val="0"/>
        <w:spacing w:after="0" w:line="240" w:lineRule="auto"/>
        <w:rPr>
          <w:ins w:id="104" w:author="Kristy vanMarle" w:date="2024-11-08T10:55:00Z" w16du:dateUtc="2024-11-08T17:55:00Z"/>
          <w:rFonts w:cs="Courier New"/>
          <w:shd w:val="clear" w:color="auto" w:fill="FFFFFF"/>
        </w:rPr>
      </w:pPr>
    </w:p>
    <w:p w14:paraId="43656227" w14:textId="67557713" w:rsidR="003C21E1" w:rsidRPr="00611F08" w:rsidDel="00F275AF" w:rsidRDefault="003C21E1" w:rsidP="003C21E1">
      <w:pPr>
        <w:autoSpaceDE w:val="0"/>
        <w:autoSpaceDN w:val="0"/>
        <w:adjustRightInd w:val="0"/>
        <w:spacing w:after="0" w:line="240" w:lineRule="auto"/>
        <w:rPr>
          <w:del w:id="105" w:author="Kristy vanMarle" w:date="2024-11-08T11:01:00Z" w16du:dateUtc="2024-11-08T18:01:00Z"/>
          <w:rFonts w:cs="Courier New"/>
          <w:shd w:val="clear" w:color="auto" w:fill="FFFFFF"/>
        </w:rPr>
      </w:pPr>
      <w:r w:rsidRPr="00611F08">
        <w:rPr>
          <w:rFonts w:cs="Courier New"/>
          <w:shd w:val="clear" w:color="auto" w:fill="FFFFFF"/>
        </w:rPr>
        <w:tab/>
      </w:r>
      <w:r w:rsidRPr="002D76E8">
        <w:rPr>
          <w:rFonts w:cs="Courier New"/>
          <w:b/>
          <w:bCs/>
          <w:shd w:val="clear" w:color="auto" w:fill="FFFFFF"/>
          <w:rPrChange w:id="106" w:author="Kristy vanMarle" w:date="2024-11-08T10:56:00Z" w16du:dateUtc="2024-11-08T17:56:00Z">
            <w:rPr>
              <w:rFonts w:cs="Courier New"/>
              <w:shd w:val="clear" w:color="auto" w:fill="FFFFFF"/>
            </w:rPr>
          </w:rPrChange>
        </w:rPr>
        <w:t>rp3x</w:t>
      </w:r>
      <w:r w:rsidRPr="00611F08">
        <w:rPr>
          <w:rFonts w:cs="Courier New"/>
          <w:shd w:val="clear" w:color="auto" w:fill="FFFFFF"/>
        </w:rPr>
        <w:t xml:space="preserve"> = (</w:t>
      </w:r>
      <w:r w:rsidRPr="00611F08">
        <w:rPr>
          <w:rFonts w:cs="Courier New"/>
          <w:bCs/>
          <w:shd w:val="clear" w:color="auto" w:fill="FFFFFF"/>
        </w:rPr>
        <w:t>5</w:t>
      </w:r>
      <w:r w:rsidRPr="00611F08">
        <w:rPr>
          <w:rFonts w:cs="Courier New"/>
          <w:shd w:val="clear" w:color="auto" w:fill="FFFFFF"/>
        </w:rPr>
        <w:t>-</w:t>
      </w:r>
      <w:r w:rsidRPr="003C21E1">
        <w:rPr>
          <w:rFonts w:cs="Courier New"/>
          <w:shd w:val="clear" w:color="auto" w:fill="FFFFFF"/>
        </w:rPr>
        <w:t xml:space="preserve"> </w:t>
      </w:r>
      <w:r>
        <w:rPr>
          <w:rFonts w:cs="Courier New"/>
          <w:shd w:val="clear" w:color="auto" w:fill="FFFFFF"/>
        </w:rPr>
        <w:t>VR_3_</w:t>
      </w:r>
      <w:r w:rsidRPr="003C21E1">
        <w:rPr>
          <w:rFonts w:cs="Courier New"/>
          <w:shd w:val="clear" w:color="auto" w:fill="FFFFFF"/>
        </w:rPr>
        <w:t>2</w:t>
      </w:r>
      <w:r w:rsidRPr="00611F08">
        <w:rPr>
          <w:rFonts w:cs="Courier New"/>
          <w:shd w:val="clear" w:color="auto" w:fill="FFFFFF"/>
        </w:rPr>
        <w:t>)*</w:t>
      </w:r>
      <w:r w:rsidRPr="00611F08">
        <w:rPr>
          <w:rFonts w:cs="Courier New"/>
          <w:bCs/>
          <w:shd w:val="clear" w:color="auto" w:fill="FFFFFF"/>
        </w:rPr>
        <w:t>25</w:t>
      </w:r>
      <w:r w:rsidRPr="00611F08">
        <w:rPr>
          <w:rFonts w:cs="Courier New"/>
          <w:shd w:val="clear" w:color="auto" w:fill="FFFFFF"/>
        </w:rPr>
        <w:t>;</w:t>
      </w:r>
    </w:p>
    <w:p w14:paraId="7E6F1DB9" w14:textId="77777777" w:rsidR="002F03B0" w:rsidRDefault="002F03B0" w:rsidP="003C21E1">
      <w:pPr>
        <w:autoSpaceDE w:val="0"/>
        <w:autoSpaceDN w:val="0"/>
        <w:adjustRightInd w:val="0"/>
        <w:spacing w:after="0" w:line="240" w:lineRule="auto"/>
        <w:rPr>
          <w:ins w:id="107" w:author="Kristy vanMarle" w:date="2024-11-08T10:55:00Z" w16du:dateUtc="2024-11-08T17:55:00Z"/>
          <w:rFonts w:cs="Courier New"/>
          <w:shd w:val="clear" w:color="auto" w:fill="FFFFFF"/>
        </w:rPr>
      </w:pPr>
    </w:p>
    <w:p w14:paraId="237355F9" w14:textId="36B2A4F5" w:rsidR="003C21E1" w:rsidRPr="00611F08" w:rsidDel="00F275AF" w:rsidRDefault="003C21E1" w:rsidP="003C21E1">
      <w:pPr>
        <w:autoSpaceDE w:val="0"/>
        <w:autoSpaceDN w:val="0"/>
        <w:adjustRightInd w:val="0"/>
        <w:spacing w:after="0" w:line="240" w:lineRule="auto"/>
        <w:rPr>
          <w:del w:id="108" w:author="Kristy vanMarle" w:date="2024-11-08T11:01:00Z" w16du:dateUtc="2024-11-08T18:01:00Z"/>
          <w:rFonts w:cs="Courier New"/>
          <w:shd w:val="clear" w:color="auto" w:fill="FFFFFF"/>
        </w:rPr>
      </w:pPr>
      <w:r w:rsidRPr="00611F08">
        <w:rPr>
          <w:rFonts w:cs="Courier New"/>
          <w:shd w:val="clear" w:color="auto" w:fill="FFFFFF"/>
        </w:rPr>
        <w:tab/>
      </w:r>
      <w:r w:rsidRPr="002D76E8">
        <w:rPr>
          <w:rFonts w:cs="Courier New"/>
          <w:b/>
          <w:bCs/>
          <w:shd w:val="clear" w:color="auto" w:fill="FFFFFF"/>
          <w:rPrChange w:id="109" w:author="Kristy vanMarle" w:date="2024-11-08T10:56:00Z" w16du:dateUtc="2024-11-08T17:56:00Z">
            <w:rPr>
              <w:rFonts w:cs="Courier New"/>
              <w:shd w:val="clear" w:color="auto" w:fill="FFFFFF"/>
            </w:rPr>
          </w:rPrChange>
        </w:rPr>
        <w:t>re2x</w:t>
      </w:r>
      <w:r w:rsidRPr="00611F08">
        <w:rPr>
          <w:rFonts w:cs="Courier New"/>
          <w:shd w:val="clear" w:color="auto" w:fill="FFFFFF"/>
        </w:rPr>
        <w:t xml:space="preserve"> = (</w:t>
      </w:r>
      <w:r w:rsidRPr="00611F08">
        <w:rPr>
          <w:rFonts w:cs="Courier New"/>
          <w:bCs/>
          <w:shd w:val="clear" w:color="auto" w:fill="FFFFFF"/>
        </w:rPr>
        <w:t>5</w:t>
      </w:r>
      <w:r w:rsidRPr="00611F08">
        <w:rPr>
          <w:rFonts w:cs="Courier New"/>
          <w:shd w:val="clear" w:color="auto" w:fill="FFFFFF"/>
        </w:rPr>
        <w:t>-</w:t>
      </w:r>
      <w:r w:rsidRPr="003C21E1">
        <w:rPr>
          <w:rFonts w:cs="Courier New"/>
          <w:shd w:val="clear" w:color="auto" w:fill="FFFFFF"/>
        </w:rPr>
        <w:t xml:space="preserve"> </w:t>
      </w:r>
      <w:r>
        <w:rPr>
          <w:rFonts w:cs="Courier New"/>
          <w:shd w:val="clear" w:color="auto" w:fill="FFFFFF"/>
        </w:rPr>
        <w:t>VR_4_1</w:t>
      </w:r>
      <w:r w:rsidRPr="00611F08">
        <w:rPr>
          <w:rFonts w:cs="Courier New"/>
          <w:shd w:val="clear" w:color="auto" w:fill="FFFFFF"/>
        </w:rPr>
        <w:t>)*</w:t>
      </w:r>
      <w:r w:rsidRPr="00611F08">
        <w:rPr>
          <w:rFonts w:cs="Courier New"/>
          <w:bCs/>
          <w:shd w:val="clear" w:color="auto" w:fill="FFFFFF"/>
        </w:rPr>
        <w:t>25</w:t>
      </w:r>
      <w:r w:rsidRPr="00611F08">
        <w:rPr>
          <w:rFonts w:cs="Courier New"/>
          <w:shd w:val="clear" w:color="auto" w:fill="FFFFFF"/>
        </w:rPr>
        <w:t>;</w:t>
      </w:r>
    </w:p>
    <w:p w14:paraId="2FFB6740" w14:textId="77777777" w:rsidR="002F03B0" w:rsidRDefault="002F03B0" w:rsidP="003C21E1">
      <w:pPr>
        <w:autoSpaceDE w:val="0"/>
        <w:autoSpaceDN w:val="0"/>
        <w:adjustRightInd w:val="0"/>
        <w:spacing w:after="0" w:line="240" w:lineRule="auto"/>
        <w:rPr>
          <w:ins w:id="110" w:author="Kristy vanMarle" w:date="2024-11-08T10:55:00Z" w16du:dateUtc="2024-11-08T17:55:00Z"/>
          <w:rFonts w:cs="Courier New"/>
          <w:shd w:val="clear" w:color="auto" w:fill="FFFFFF"/>
        </w:rPr>
      </w:pPr>
    </w:p>
    <w:p w14:paraId="1AB60933" w14:textId="2DEE7496" w:rsidR="003C21E1" w:rsidRPr="00611F08" w:rsidDel="00F275AF" w:rsidRDefault="003C21E1" w:rsidP="003C21E1">
      <w:pPr>
        <w:autoSpaceDE w:val="0"/>
        <w:autoSpaceDN w:val="0"/>
        <w:adjustRightInd w:val="0"/>
        <w:spacing w:after="0" w:line="240" w:lineRule="auto"/>
        <w:rPr>
          <w:del w:id="111" w:author="Kristy vanMarle" w:date="2024-11-08T11:01:00Z" w16du:dateUtc="2024-11-08T18:01:00Z"/>
          <w:rFonts w:cs="Courier New"/>
          <w:shd w:val="clear" w:color="auto" w:fill="FFFFFF"/>
        </w:rPr>
      </w:pPr>
      <w:r w:rsidRPr="00611F08">
        <w:rPr>
          <w:rFonts w:cs="Courier New"/>
          <w:shd w:val="clear" w:color="auto" w:fill="FFFFFF"/>
        </w:rPr>
        <w:tab/>
      </w:r>
      <w:r w:rsidRPr="002D76E8">
        <w:rPr>
          <w:rFonts w:cs="Courier New"/>
          <w:b/>
          <w:bCs/>
          <w:shd w:val="clear" w:color="auto" w:fill="FFFFFF"/>
          <w:rPrChange w:id="112" w:author="Kristy vanMarle" w:date="2024-11-08T10:56:00Z" w16du:dateUtc="2024-11-08T17:56:00Z">
            <w:rPr>
              <w:rFonts w:cs="Courier New"/>
              <w:shd w:val="clear" w:color="auto" w:fill="FFFFFF"/>
            </w:rPr>
          </w:rPrChange>
        </w:rPr>
        <w:t>re3x</w:t>
      </w:r>
      <w:r w:rsidRPr="00611F08">
        <w:rPr>
          <w:rFonts w:cs="Courier New"/>
          <w:shd w:val="clear" w:color="auto" w:fill="FFFFFF"/>
        </w:rPr>
        <w:t xml:space="preserve"> = (</w:t>
      </w:r>
      <w:r w:rsidRPr="00611F08">
        <w:rPr>
          <w:rFonts w:cs="Courier New"/>
          <w:bCs/>
          <w:shd w:val="clear" w:color="auto" w:fill="FFFFFF"/>
        </w:rPr>
        <w:t>5</w:t>
      </w:r>
      <w:r w:rsidRPr="00611F08">
        <w:rPr>
          <w:rFonts w:cs="Courier New"/>
          <w:shd w:val="clear" w:color="auto" w:fill="FFFFFF"/>
        </w:rPr>
        <w:t>-</w:t>
      </w:r>
      <w:r w:rsidRPr="003C21E1">
        <w:rPr>
          <w:rFonts w:cs="Courier New"/>
          <w:shd w:val="clear" w:color="auto" w:fill="FFFFFF"/>
        </w:rPr>
        <w:t xml:space="preserve"> </w:t>
      </w:r>
      <w:r>
        <w:rPr>
          <w:rFonts w:cs="Courier New"/>
          <w:shd w:val="clear" w:color="auto" w:fill="FFFFFF"/>
        </w:rPr>
        <w:t>VR_4_2</w:t>
      </w:r>
      <w:r w:rsidRPr="00611F08">
        <w:rPr>
          <w:rFonts w:cs="Courier New"/>
          <w:shd w:val="clear" w:color="auto" w:fill="FFFFFF"/>
        </w:rPr>
        <w:t>)*</w:t>
      </w:r>
      <w:r w:rsidRPr="00611F08">
        <w:rPr>
          <w:rFonts w:cs="Courier New"/>
          <w:bCs/>
          <w:shd w:val="clear" w:color="auto" w:fill="FFFFFF"/>
        </w:rPr>
        <w:t>25</w:t>
      </w:r>
      <w:r w:rsidRPr="00611F08">
        <w:rPr>
          <w:rFonts w:cs="Courier New"/>
          <w:shd w:val="clear" w:color="auto" w:fill="FFFFFF"/>
        </w:rPr>
        <w:t>;</w:t>
      </w:r>
    </w:p>
    <w:p w14:paraId="448E6FD4" w14:textId="77777777" w:rsidR="002F03B0" w:rsidRDefault="002F03B0" w:rsidP="003C21E1">
      <w:pPr>
        <w:autoSpaceDE w:val="0"/>
        <w:autoSpaceDN w:val="0"/>
        <w:adjustRightInd w:val="0"/>
        <w:spacing w:after="0" w:line="240" w:lineRule="auto"/>
        <w:rPr>
          <w:ins w:id="113" w:author="Kristy vanMarle" w:date="2024-11-08T10:55:00Z" w16du:dateUtc="2024-11-08T17:55:00Z"/>
          <w:rFonts w:cs="Courier New"/>
          <w:shd w:val="clear" w:color="auto" w:fill="FFFFFF"/>
        </w:rPr>
      </w:pPr>
    </w:p>
    <w:p w14:paraId="548BB7E7" w14:textId="7366A9D6" w:rsidR="003C21E1" w:rsidRPr="00611F08" w:rsidDel="00F275AF" w:rsidRDefault="003C21E1" w:rsidP="003C21E1">
      <w:pPr>
        <w:autoSpaceDE w:val="0"/>
        <w:autoSpaceDN w:val="0"/>
        <w:adjustRightInd w:val="0"/>
        <w:spacing w:after="0" w:line="240" w:lineRule="auto"/>
        <w:rPr>
          <w:del w:id="114" w:author="Kristy vanMarle" w:date="2024-11-08T11:01:00Z" w16du:dateUtc="2024-11-08T18:01:00Z"/>
          <w:rFonts w:cs="Courier New"/>
          <w:shd w:val="clear" w:color="auto" w:fill="FFFFFF"/>
        </w:rPr>
      </w:pPr>
      <w:r w:rsidRPr="00611F08">
        <w:rPr>
          <w:rFonts w:cs="Courier New"/>
          <w:shd w:val="clear" w:color="auto" w:fill="FFFFFF"/>
        </w:rPr>
        <w:tab/>
      </w:r>
      <w:r w:rsidRPr="002D76E8">
        <w:rPr>
          <w:rFonts w:cs="Courier New"/>
          <w:b/>
          <w:bCs/>
          <w:shd w:val="clear" w:color="auto" w:fill="FFFFFF"/>
          <w:rPrChange w:id="115" w:author="Kristy vanMarle" w:date="2024-11-08T10:56:00Z" w16du:dateUtc="2024-11-08T17:56:00Z">
            <w:rPr>
              <w:rFonts w:cs="Courier New"/>
              <w:shd w:val="clear" w:color="auto" w:fill="FFFFFF"/>
            </w:rPr>
          </w:rPrChange>
        </w:rPr>
        <w:t>bp2x</w:t>
      </w:r>
      <w:r w:rsidRPr="00611F08">
        <w:rPr>
          <w:rFonts w:cs="Courier New"/>
          <w:shd w:val="clear" w:color="auto" w:fill="FFFFFF"/>
        </w:rPr>
        <w:t xml:space="preserve"> = (</w:t>
      </w:r>
      <w:r w:rsidRPr="00611F08">
        <w:rPr>
          <w:rFonts w:cs="Courier New"/>
          <w:bCs/>
          <w:shd w:val="clear" w:color="auto" w:fill="FFFFFF"/>
        </w:rPr>
        <w:t>5</w:t>
      </w:r>
      <w:r w:rsidRPr="00611F08">
        <w:rPr>
          <w:rFonts w:cs="Courier New"/>
          <w:shd w:val="clear" w:color="auto" w:fill="FFFFFF"/>
        </w:rPr>
        <w:t>-</w:t>
      </w:r>
      <w:r w:rsidRPr="003C21E1">
        <w:rPr>
          <w:rFonts w:cs="Courier New"/>
          <w:shd w:val="clear" w:color="auto" w:fill="FFFFFF"/>
        </w:rPr>
        <w:t xml:space="preserve"> </w:t>
      </w:r>
      <w:r>
        <w:rPr>
          <w:rFonts w:cs="Courier New"/>
          <w:shd w:val="clear" w:color="auto" w:fill="FFFFFF"/>
        </w:rPr>
        <w:t>VR_5</w:t>
      </w:r>
      <w:r w:rsidRPr="00611F08">
        <w:rPr>
          <w:rFonts w:cs="Courier New"/>
          <w:shd w:val="clear" w:color="auto" w:fill="FFFFFF"/>
        </w:rPr>
        <w:t>)*</w:t>
      </w:r>
      <w:r w:rsidRPr="00611F08">
        <w:rPr>
          <w:rFonts w:cs="Courier New"/>
          <w:bCs/>
          <w:shd w:val="clear" w:color="auto" w:fill="FFFFFF"/>
        </w:rPr>
        <w:t>25</w:t>
      </w:r>
      <w:r w:rsidRPr="00611F08">
        <w:rPr>
          <w:rFonts w:cs="Courier New"/>
          <w:shd w:val="clear" w:color="auto" w:fill="FFFFFF"/>
        </w:rPr>
        <w:t>;</w:t>
      </w:r>
    </w:p>
    <w:p w14:paraId="3E33FFE5" w14:textId="77777777" w:rsidR="002F03B0" w:rsidRDefault="002F03B0" w:rsidP="003C21E1">
      <w:pPr>
        <w:autoSpaceDE w:val="0"/>
        <w:autoSpaceDN w:val="0"/>
        <w:adjustRightInd w:val="0"/>
        <w:spacing w:after="0" w:line="240" w:lineRule="auto"/>
        <w:rPr>
          <w:ins w:id="116" w:author="Kristy vanMarle" w:date="2024-11-08T10:55:00Z" w16du:dateUtc="2024-11-08T17:55:00Z"/>
          <w:rFonts w:cs="Courier New"/>
          <w:shd w:val="clear" w:color="auto" w:fill="FFFFFF"/>
        </w:rPr>
      </w:pPr>
    </w:p>
    <w:p w14:paraId="0F1AF29C" w14:textId="3592076F" w:rsidR="003C21E1" w:rsidRPr="00611F08" w:rsidDel="00F275AF" w:rsidRDefault="003C21E1" w:rsidP="003C21E1">
      <w:pPr>
        <w:autoSpaceDE w:val="0"/>
        <w:autoSpaceDN w:val="0"/>
        <w:adjustRightInd w:val="0"/>
        <w:spacing w:after="0" w:line="240" w:lineRule="auto"/>
        <w:rPr>
          <w:del w:id="117" w:author="Kristy vanMarle" w:date="2024-11-08T11:01:00Z" w16du:dateUtc="2024-11-08T18:01:00Z"/>
          <w:rFonts w:cs="Courier New"/>
          <w:shd w:val="clear" w:color="auto" w:fill="FFFFFF"/>
        </w:rPr>
      </w:pPr>
      <w:r w:rsidRPr="00611F08">
        <w:rPr>
          <w:rFonts w:cs="Courier New"/>
          <w:shd w:val="clear" w:color="auto" w:fill="FFFFFF"/>
        </w:rPr>
        <w:tab/>
      </w:r>
      <w:r w:rsidRPr="002D76E8">
        <w:rPr>
          <w:rFonts w:cs="Courier New"/>
          <w:b/>
          <w:bCs/>
          <w:shd w:val="clear" w:color="auto" w:fill="FFFFFF"/>
          <w:rPrChange w:id="118" w:author="Kristy vanMarle" w:date="2024-11-08T10:56:00Z" w16du:dateUtc="2024-11-08T17:56:00Z">
            <w:rPr>
              <w:rFonts w:cs="Courier New"/>
              <w:shd w:val="clear" w:color="auto" w:fill="FFFFFF"/>
            </w:rPr>
          </w:rPrChange>
        </w:rPr>
        <w:t>mh3x</w:t>
      </w:r>
      <w:r w:rsidRPr="00611F08">
        <w:rPr>
          <w:rFonts w:cs="Courier New"/>
          <w:shd w:val="clear" w:color="auto" w:fill="FFFFFF"/>
        </w:rPr>
        <w:t xml:space="preserve"> = (</w:t>
      </w:r>
      <w:r w:rsidRPr="00611F08">
        <w:rPr>
          <w:rFonts w:cs="Courier New"/>
          <w:bCs/>
          <w:shd w:val="clear" w:color="auto" w:fill="FFFFFF"/>
        </w:rPr>
        <w:t>6</w:t>
      </w:r>
      <w:r w:rsidRPr="00611F08">
        <w:rPr>
          <w:rFonts w:cs="Courier New"/>
          <w:shd w:val="clear" w:color="auto" w:fill="FFFFFF"/>
        </w:rPr>
        <w:t>-</w:t>
      </w:r>
      <w:r w:rsidRPr="003C21E1">
        <w:rPr>
          <w:rFonts w:cs="Courier New"/>
          <w:shd w:val="clear" w:color="auto" w:fill="FFFFFF"/>
        </w:rPr>
        <w:t xml:space="preserve"> </w:t>
      </w:r>
      <w:r>
        <w:rPr>
          <w:rFonts w:cs="Courier New"/>
          <w:shd w:val="clear" w:color="auto" w:fill="FFFFFF"/>
        </w:rPr>
        <w:t>VR_6_1</w:t>
      </w:r>
      <w:r w:rsidRPr="00611F08">
        <w:rPr>
          <w:rFonts w:cs="Courier New"/>
          <w:shd w:val="clear" w:color="auto" w:fill="FFFFFF"/>
        </w:rPr>
        <w:t>)*</w:t>
      </w:r>
      <w:r w:rsidRPr="00611F08">
        <w:rPr>
          <w:rFonts w:cs="Courier New"/>
          <w:bCs/>
          <w:shd w:val="clear" w:color="auto" w:fill="FFFFFF"/>
        </w:rPr>
        <w:t>20</w:t>
      </w:r>
      <w:r w:rsidRPr="00611F08">
        <w:rPr>
          <w:rFonts w:cs="Courier New"/>
          <w:shd w:val="clear" w:color="auto" w:fill="FFFFFF"/>
        </w:rPr>
        <w:t>;</w:t>
      </w:r>
    </w:p>
    <w:p w14:paraId="3D2F1567" w14:textId="77777777" w:rsidR="002F03B0" w:rsidRDefault="002F03B0" w:rsidP="003C21E1">
      <w:pPr>
        <w:autoSpaceDE w:val="0"/>
        <w:autoSpaceDN w:val="0"/>
        <w:adjustRightInd w:val="0"/>
        <w:spacing w:after="0" w:line="240" w:lineRule="auto"/>
        <w:rPr>
          <w:ins w:id="119" w:author="Kristy vanMarle" w:date="2024-11-08T10:55:00Z" w16du:dateUtc="2024-11-08T17:55:00Z"/>
          <w:rFonts w:cs="Courier New"/>
          <w:shd w:val="clear" w:color="auto" w:fill="FFFFFF"/>
        </w:rPr>
      </w:pPr>
    </w:p>
    <w:p w14:paraId="17DA0E69" w14:textId="1E65A9C8" w:rsidR="003C21E1" w:rsidRPr="00611F08" w:rsidDel="00F275AF" w:rsidRDefault="003C21E1" w:rsidP="003C21E1">
      <w:pPr>
        <w:autoSpaceDE w:val="0"/>
        <w:autoSpaceDN w:val="0"/>
        <w:adjustRightInd w:val="0"/>
        <w:spacing w:after="0" w:line="240" w:lineRule="auto"/>
        <w:rPr>
          <w:del w:id="120" w:author="Kristy vanMarle" w:date="2024-11-08T11:01:00Z" w16du:dateUtc="2024-11-08T18:01:00Z"/>
          <w:rFonts w:cs="Courier New"/>
          <w:shd w:val="clear" w:color="auto" w:fill="FFFFFF"/>
        </w:rPr>
      </w:pPr>
      <w:r w:rsidRPr="00611F08">
        <w:rPr>
          <w:rFonts w:cs="Courier New"/>
          <w:shd w:val="clear" w:color="auto" w:fill="FFFFFF"/>
        </w:rPr>
        <w:tab/>
      </w:r>
      <w:r w:rsidRPr="002D76E8">
        <w:rPr>
          <w:rFonts w:cs="Courier New"/>
          <w:b/>
          <w:bCs/>
          <w:shd w:val="clear" w:color="auto" w:fill="FFFFFF"/>
          <w:rPrChange w:id="121" w:author="Kristy vanMarle" w:date="2024-11-08T10:56:00Z" w16du:dateUtc="2024-11-08T17:56:00Z">
            <w:rPr>
              <w:rFonts w:cs="Courier New"/>
              <w:shd w:val="clear" w:color="auto" w:fill="FFFFFF"/>
            </w:rPr>
          </w:rPrChange>
        </w:rPr>
        <w:t>vt2x</w:t>
      </w:r>
      <w:r w:rsidRPr="00611F08">
        <w:rPr>
          <w:rFonts w:cs="Courier New"/>
          <w:shd w:val="clear" w:color="auto" w:fill="FFFFFF"/>
        </w:rPr>
        <w:t xml:space="preserve"> = (</w:t>
      </w:r>
      <w:r w:rsidRPr="00611F08">
        <w:rPr>
          <w:rFonts w:cs="Courier New"/>
          <w:bCs/>
          <w:shd w:val="clear" w:color="auto" w:fill="FFFFFF"/>
        </w:rPr>
        <w:t>6</w:t>
      </w:r>
      <w:r w:rsidRPr="00611F08">
        <w:rPr>
          <w:rFonts w:cs="Courier New"/>
          <w:shd w:val="clear" w:color="auto" w:fill="FFFFFF"/>
        </w:rPr>
        <w:t>-</w:t>
      </w:r>
      <w:r w:rsidRPr="003C21E1">
        <w:rPr>
          <w:rFonts w:cs="Courier New"/>
          <w:shd w:val="clear" w:color="auto" w:fill="FFFFFF"/>
        </w:rPr>
        <w:t xml:space="preserve"> </w:t>
      </w:r>
      <w:r>
        <w:rPr>
          <w:rFonts w:cs="Courier New"/>
          <w:shd w:val="clear" w:color="auto" w:fill="FFFFFF"/>
        </w:rPr>
        <w:t>VR_6_</w:t>
      </w:r>
      <w:r w:rsidRPr="003C21E1">
        <w:rPr>
          <w:rFonts w:cs="Courier New"/>
          <w:shd w:val="clear" w:color="auto" w:fill="FFFFFF"/>
        </w:rPr>
        <w:t>2</w:t>
      </w:r>
      <w:r w:rsidRPr="00611F08">
        <w:rPr>
          <w:rFonts w:cs="Courier New"/>
          <w:shd w:val="clear" w:color="auto" w:fill="FFFFFF"/>
        </w:rPr>
        <w:t>)*</w:t>
      </w:r>
      <w:r w:rsidRPr="00611F08">
        <w:rPr>
          <w:rFonts w:cs="Courier New"/>
          <w:bCs/>
          <w:shd w:val="clear" w:color="auto" w:fill="FFFFFF"/>
        </w:rPr>
        <w:t>20</w:t>
      </w:r>
      <w:r w:rsidRPr="00611F08">
        <w:rPr>
          <w:rFonts w:cs="Courier New"/>
          <w:shd w:val="clear" w:color="auto" w:fill="FFFFFF"/>
        </w:rPr>
        <w:t>;</w:t>
      </w:r>
    </w:p>
    <w:p w14:paraId="5916C24C" w14:textId="77777777" w:rsidR="002F03B0" w:rsidRDefault="002F03B0" w:rsidP="003C21E1">
      <w:pPr>
        <w:autoSpaceDE w:val="0"/>
        <w:autoSpaceDN w:val="0"/>
        <w:adjustRightInd w:val="0"/>
        <w:spacing w:after="0" w:line="240" w:lineRule="auto"/>
        <w:rPr>
          <w:ins w:id="122" w:author="Kristy vanMarle" w:date="2024-11-08T10:55:00Z" w16du:dateUtc="2024-11-08T17:55:00Z"/>
          <w:rFonts w:cs="Courier New"/>
          <w:shd w:val="clear" w:color="auto" w:fill="FFFFFF"/>
        </w:rPr>
      </w:pPr>
    </w:p>
    <w:p w14:paraId="23678D6A" w14:textId="4590A500" w:rsidR="003C21E1" w:rsidDel="002D76E8" w:rsidRDefault="003C21E1" w:rsidP="002D76E8">
      <w:pPr>
        <w:autoSpaceDE w:val="0"/>
        <w:autoSpaceDN w:val="0"/>
        <w:adjustRightInd w:val="0"/>
        <w:spacing w:after="0" w:line="240" w:lineRule="auto"/>
        <w:rPr>
          <w:del w:id="123" w:author="Kristy vanMarle" w:date="2024-11-08T10:56:00Z" w16du:dateUtc="2024-11-08T17:56:00Z"/>
          <w:rFonts w:cs="Courier New"/>
          <w:shd w:val="clear" w:color="auto" w:fill="FFFFFF"/>
        </w:rPr>
      </w:pPr>
      <w:r w:rsidRPr="00611F08">
        <w:rPr>
          <w:rFonts w:cs="Courier New"/>
          <w:shd w:val="clear" w:color="auto" w:fill="FFFFFF"/>
        </w:rPr>
        <w:tab/>
      </w:r>
      <w:r w:rsidRPr="002D76E8">
        <w:rPr>
          <w:rFonts w:cs="Courier New"/>
          <w:b/>
          <w:bCs/>
          <w:shd w:val="clear" w:color="auto" w:fill="FFFFFF"/>
          <w:rPrChange w:id="124" w:author="Kristy vanMarle" w:date="2024-11-08T10:56:00Z" w16du:dateUtc="2024-11-08T17:56:00Z">
            <w:rPr>
              <w:rFonts w:cs="Courier New"/>
              <w:shd w:val="clear" w:color="auto" w:fill="FFFFFF"/>
            </w:rPr>
          </w:rPrChange>
        </w:rPr>
        <w:t>mh4x</w:t>
      </w:r>
      <w:r w:rsidRPr="00611F08">
        <w:rPr>
          <w:rFonts w:cs="Courier New"/>
          <w:shd w:val="clear" w:color="auto" w:fill="FFFFFF"/>
        </w:rPr>
        <w:t xml:space="preserve"> = (</w:t>
      </w:r>
      <w:r>
        <w:rPr>
          <w:rFonts w:cs="Courier New"/>
          <w:shd w:val="clear" w:color="auto" w:fill="FFFFFF"/>
        </w:rPr>
        <w:t>VR_6_3</w:t>
      </w:r>
      <w:r w:rsidRPr="00611F08">
        <w:rPr>
          <w:rFonts w:cs="Courier New"/>
          <w:shd w:val="clear" w:color="auto" w:fill="FFFFFF"/>
        </w:rPr>
        <w:t>-</w:t>
      </w:r>
      <w:r w:rsidRPr="00611F08">
        <w:rPr>
          <w:rFonts w:cs="Courier New"/>
          <w:bCs/>
          <w:shd w:val="clear" w:color="auto" w:fill="FFFFFF"/>
        </w:rPr>
        <w:t>1</w:t>
      </w:r>
      <w:r w:rsidRPr="00611F08">
        <w:rPr>
          <w:rFonts w:cs="Courier New"/>
          <w:shd w:val="clear" w:color="auto" w:fill="FFFFFF"/>
        </w:rPr>
        <w:t>)*</w:t>
      </w:r>
      <w:r w:rsidRPr="00611F08">
        <w:rPr>
          <w:rFonts w:cs="Courier New"/>
          <w:bCs/>
          <w:shd w:val="clear" w:color="auto" w:fill="FFFFFF"/>
        </w:rPr>
        <w:t>20</w:t>
      </w:r>
      <w:r w:rsidRPr="00611F08">
        <w:rPr>
          <w:rFonts w:cs="Courier New"/>
          <w:shd w:val="clear" w:color="auto" w:fill="FFFFFF"/>
        </w:rPr>
        <w:t>;</w:t>
      </w:r>
    </w:p>
    <w:p w14:paraId="53F41F09" w14:textId="77777777" w:rsidR="002F03B0" w:rsidRDefault="002F03B0" w:rsidP="002D76E8">
      <w:pPr>
        <w:autoSpaceDE w:val="0"/>
        <w:autoSpaceDN w:val="0"/>
        <w:adjustRightInd w:val="0"/>
        <w:spacing w:after="0" w:line="240" w:lineRule="auto"/>
        <w:rPr>
          <w:ins w:id="125" w:author="Kristy vanMarle" w:date="2024-11-08T10:55:00Z" w16du:dateUtc="2024-11-08T17:55:00Z"/>
          <w:rFonts w:cs="Courier New"/>
          <w:shd w:val="clear" w:color="auto" w:fill="FFFFFF"/>
        </w:rPr>
        <w:pPrChange w:id="126" w:author="Kristy vanMarle" w:date="2024-11-08T10:56:00Z" w16du:dateUtc="2024-11-08T17:56:00Z">
          <w:pPr>
            <w:ind w:left="360"/>
          </w:pPr>
        </w:pPrChange>
      </w:pPr>
    </w:p>
    <w:p w14:paraId="3DB36FE7" w14:textId="5B0E7039" w:rsidR="003C21E1" w:rsidDel="00901A51" w:rsidRDefault="003C21E1" w:rsidP="003C21E1">
      <w:pPr>
        <w:ind w:left="360"/>
        <w:rPr>
          <w:del w:id="127" w:author="Kristy vanMarle" w:date="2024-11-08T11:00:00Z" w16du:dateUtc="2024-11-08T18:00:00Z"/>
          <w:rFonts w:cs="Courier New"/>
          <w:shd w:val="clear" w:color="auto" w:fill="FFFFFF"/>
        </w:rPr>
      </w:pPr>
      <w:r>
        <w:rPr>
          <w:rFonts w:cs="Courier New"/>
          <w:shd w:val="clear" w:color="auto" w:fill="FFFFFF"/>
        </w:rPr>
        <w:t xml:space="preserve">       </w:t>
      </w:r>
      <w:r w:rsidRPr="002D76E8">
        <w:rPr>
          <w:rFonts w:cs="Courier New"/>
          <w:b/>
          <w:bCs/>
          <w:shd w:val="clear" w:color="auto" w:fill="FFFFFF"/>
          <w:rPrChange w:id="128" w:author="Kristy vanMarle" w:date="2024-11-08T10:56:00Z" w16du:dateUtc="2024-11-08T17:56:00Z">
            <w:rPr>
              <w:rFonts w:cs="Courier New"/>
              <w:shd w:val="clear" w:color="auto" w:fill="FFFFFF"/>
            </w:rPr>
          </w:rPrChange>
        </w:rPr>
        <w:t>sf2x</w:t>
      </w:r>
      <w:r w:rsidRPr="003C21E1">
        <w:rPr>
          <w:rFonts w:cs="Courier New"/>
          <w:shd w:val="clear" w:color="auto" w:fill="FFFFFF"/>
        </w:rPr>
        <w:t xml:space="preserve"> = (</w:t>
      </w:r>
      <w:r>
        <w:rPr>
          <w:rFonts w:cs="Courier New"/>
          <w:shd w:val="clear" w:color="auto" w:fill="FFFFFF"/>
        </w:rPr>
        <w:t>VR_7</w:t>
      </w:r>
      <w:r w:rsidRPr="003C21E1">
        <w:rPr>
          <w:rFonts w:cs="Courier New"/>
          <w:shd w:val="clear" w:color="auto" w:fill="FFFFFF"/>
        </w:rPr>
        <w:t>-</w:t>
      </w:r>
      <w:r w:rsidRPr="003C21E1">
        <w:rPr>
          <w:rFonts w:cs="Courier New"/>
          <w:bCs/>
          <w:shd w:val="clear" w:color="auto" w:fill="FFFFFF"/>
        </w:rPr>
        <w:t>1</w:t>
      </w:r>
      <w:r w:rsidRPr="003C21E1">
        <w:rPr>
          <w:rFonts w:cs="Courier New"/>
          <w:shd w:val="clear" w:color="auto" w:fill="FFFFFF"/>
        </w:rPr>
        <w:t>)*</w:t>
      </w:r>
      <w:r w:rsidRPr="003C21E1">
        <w:rPr>
          <w:rFonts w:cs="Courier New"/>
          <w:bCs/>
          <w:shd w:val="clear" w:color="auto" w:fill="FFFFFF"/>
        </w:rPr>
        <w:t>25</w:t>
      </w:r>
      <w:del w:id="129" w:author="Kristy vanMarle" w:date="2024-11-08T11:01:00Z" w16du:dateUtc="2024-11-08T18:01:00Z">
        <w:r w:rsidRPr="003C21E1" w:rsidDel="00F275AF">
          <w:rPr>
            <w:rFonts w:cs="Courier New"/>
            <w:shd w:val="clear" w:color="auto" w:fill="FFFFFF"/>
          </w:rPr>
          <w:delText>;</w:delText>
        </w:r>
      </w:del>
    </w:p>
    <w:p w14:paraId="17FBB61A" w14:textId="77777777" w:rsidR="002D76E8" w:rsidRDefault="002D76E8" w:rsidP="00901A51">
      <w:pPr>
        <w:ind w:left="360"/>
        <w:rPr>
          <w:ins w:id="130" w:author="Kristy vanMarle" w:date="2024-11-08T10:56:00Z" w16du:dateUtc="2024-11-08T17:56:00Z"/>
          <w:rFonts w:cs="Courier New"/>
          <w:shd w:val="clear" w:color="auto" w:fill="FFFFFF"/>
        </w:rPr>
        <w:sectPr w:rsidR="002D76E8" w:rsidSect="00F275AF">
          <w:type w:val="continuous"/>
          <w:pgSz w:w="11906" w:h="16838"/>
          <w:pgMar w:top="1440" w:right="1440" w:bottom="1440" w:left="1440" w:header="720" w:footer="720" w:gutter="0"/>
          <w:cols w:space="720"/>
          <w:docGrid w:linePitch="360"/>
        </w:sectPr>
      </w:pPr>
    </w:p>
    <w:p w14:paraId="7B98574B" w14:textId="0B942179" w:rsidR="00CA0C3A" w:rsidRDefault="00B040F0" w:rsidP="00B040F0">
      <w:pPr>
        <w:pStyle w:val="Heading4"/>
        <w:rPr>
          <w:shd w:val="clear" w:color="auto" w:fill="FFFFFF"/>
        </w:rPr>
        <w:pPrChange w:id="131" w:author="Kristy vanMarle" w:date="2024-11-08T11:02:00Z" w16du:dateUtc="2024-11-08T18:02:00Z">
          <w:pPr>
            <w:ind w:left="360"/>
          </w:pPr>
        </w:pPrChange>
      </w:pPr>
      <w:ins w:id="132" w:author="Kristy vanMarle" w:date="2024-11-08T11:03:00Z" w16du:dateUtc="2024-11-08T18:03:00Z">
        <w:r>
          <w:rPr>
            <w:shd w:val="clear" w:color="auto" w:fill="FFFFFF"/>
          </w:rPr>
          <w:t xml:space="preserve">Transform </w:t>
        </w:r>
      </w:ins>
      <w:ins w:id="133" w:author="Kristy vanMarle" w:date="2024-11-08T11:02:00Z" w16du:dateUtc="2024-11-08T18:02:00Z">
        <w:r>
          <w:rPr>
            <w:shd w:val="clear" w:color="auto" w:fill="FFFFFF"/>
          </w:rPr>
          <w:t>Baseline</w:t>
        </w:r>
      </w:ins>
    </w:p>
    <w:p w14:paraId="769273CD" w14:textId="653360CB" w:rsidR="00CA0C3A" w:rsidRDefault="00994F94" w:rsidP="003C21E1">
      <w:pPr>
        <w:ind w:left="360"/>
        <w:rPr>
          <w:ins w:id="134" w:author="Kristy vanMarle" w:date="2024-11-08T11:02:00Z" w16du:dateUtc="2024-11-08T18:02:00Z"/>
          <w:lang w:val="en-US"/>
        </w:rPr>
      </w:pPr>
      <w:r>
        <w:rPr>
          <w:noProof/>
          <w:lang w:val="en-US"/>
        </w:rPr>
        <w:drawing>
          <wp:inline distT="0" distB="0" distL="0" distR="0" wp14:anchorId="74C2AB6D" wp14:editId="44B996CD">
            <wp:extent cx="5296791" cy="2492298"/>
            <wp:effectExtent l="0" t="0" r="0" b="0"/>
            <wp:docPr id="784597199" name="Picture 10"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597199" name="Picture 10" descr="A screenshot of a computer code&#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340683" cy="2512951"/>
                    </a:xfrm>
                    <a:prstGeom prst="rect">
                      <a:avLst/>
                    </a:prstGeom>
                  </pic:spPr>
                </pic:pic>
              </a:graphicData>
            </a:graphic>
          </wp:inline>
        </w:drawing>
      </w:r>
    </w:p>
    <w:p w14:paraId="07B595A3" w14:textId="1BCE3DAE" w:rsidR="00B040F0" w:rsidRDefault="00B040F0" w:rsidP="00B040F0">
      <w:pPr>
        <w:pStyle w:val="Heading4"/>
        <w:rPr>
          <w:lang w:val="en-US"/>
        </w:rPr>
        <w:pPrChange w:id="135" w:author="Kristy vanMarle" w:date="2024-11-08T11:02:00Z" w16du:dateUtc="2024-11-08T18:02:00Z">
          <w:pPr>
            <w:ind w:left="360"/>
          </w:pPr>
        </w:pPrChange>
      </w:pPr>
      <w:ins w:id="136" w:author="Kristy vanMarle" w:date="2024-11-08T11:03:00Z" w16du:dateUtc="2024-11-08T18:03:00Z">
        <w:r>
          <w:rPr>
            <w:lang w:val="en-US"/>
          </w:rPr>
          <w:lastRenderedPageBreak/>
          <w:t xml:space="preserve">Transform </w:t>
        </w:r>
      </w:ins>
      <w:ins w:id="137" w:author="Kristy vanMarle" w:date="2024-11-08T11:02:00Z" w16du:dateUtc="2024-11-08T18:02:00Z">
        <w:r>
          <w:rPr>
            <w:lang w:val="en-US"/>
          </w:rPr>
          <w:t>Follow up</w:t>
        </w:r>
      </w:ins>
    </w:p>
    <w:p w14:paraId="03777985" w14:textId="010EE6EF" w:rsidR="00994F94" w:rsidRDefault="00994F94" w:rsidP="003C21E1">
      <w:pPr>
        <w:ind w:left="360"/>
        <w:rPr>
          <w:lang w:val="en-US"/>
        </w:rPr>
      </w:pPr>
      <w:r>
        <w:rPr>
          <w:noProof/>
          <w:lang w:val="en-US"/>
        </w:rPr>
        <w:drawing>
          <wp:inline distT="0" distB="0" distL="0" distR="0" wp14:anchorId="33BE00FE" wp14:editId="2ECBFDEE">
            <wp:extent cx="5731510" cy="2416810"/>
            <wp:effectExtent l="0" t="0" r="2540" b="2540"/>
            <wp:docPr id="1996822462" name="Picture 1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822462" name="Picture 11" descr="A screenshot of a computer program&#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731510" cy="2416810"/>
                    </a:xfrm>
                    <a:prstGeom prst="rect">
                      <a:avLst/>
                    </a:prstGeom>
                  </pic:spPr>
                </pic:pic>
              </a:graphicData>
            </a:graphic>
          </wp:inline>
        </w:drawing>
      </w:r>
    </w:p>
    <w:p w14:paraId="42C91B47" w14:textId="77472F34" w:rsidR="003C21E1" w:rsidRDefault="003C21E1" w:rsidP="00AD408C">
      <w:pPr>
        <w:pStyle w:val="Heading2"/>
        <w:numPr>
          <w:ilvl w:val="0"/>
          <w:numId w:val="2"/>
        </w:numPr>
        <w:shd w:val="clear" w:color="auto" w:fill="DAE9F7" w:themeFill="text2" w:themeFillTint="1A"/>
        <w:rPr>
          <w:lang w:val="en-US"/>
        </w:rPr>
        <w:pPrChange w:id="138" w:author="Kristy vanMarle" w:date="2024-11-08T10:36:00Z" w16du:dateUtc="2024-11-08T17:36:00Z">
          <w:pPr>
            <w:pStyle w:val="Heading2"/>
            <w:numPr>
              <w:numId w:val="2"/>
            </w:numPr>
            <w:ind w:left="720" w:hanging="360"/>
          </w:pPr>
        </w:pPrChange>
      </w:pPr>
      <w:r>
        <w:rPr>
          <w:lang w:val="en-US"/>
        </w:rPr>
        <w:t>Calculate PCS and MCS for each phase</w:t>
      </w:r>
    </w:p>
    <w:p w14:paraId="06BAF478" w14:textId="77777777" w:rsidR="00432974" w:rsidRDefault="00432974" w:rsidP="00CB1DC9">
      <w:pPr>
        <w:autoSpaceDE w:val="0"/>
        <w:autoSpaceDN w:val="0"/>
        <w:adjustRightInd w:val="0"/>
        <w:spacing w:after="0" w:line="240" w:lineRule="auto"/>
        <w:rPr>
          <w:ins w:id="139" w:author="Kristy vanMarle" w:date="2024-11-08T11:03:00Z" w16du:dateUtc="2024-11-08T18:03:00Z"/>
          <w:rFonts w:cs="Courier New"/>
          <w:b/>
          <w:bCs/>
          <w:color w:val="000000"/>
          <w:shd w:val="clear" w:color="auto" w:fill="FFFFFF"/>
        </w:rPr>
      </w:pPr>
    </w:p>
    <w:p w14:paraId="4CB5236E" w14:textId="713B305B" w:rsidR="003C21E1" w:rsidRPr="00CB1DC9" w:rsidDel="003F32CB" w:rsidRDefault="003C21E1" w:rsidP="00CB1DC9">
      <w:pPr>
        <w:autoSpaceDE w:val="0"/>
        <w:autoSpaceDN w:val="0"/>
        <w:adjustRightInd w:val="0"/>
        <w:spacing w:after="0" w:line="240" w:lineRule="auto"/>
        <w:rPr>
          <w:del w:id="140" w:author="Kristy vanMarle" w:date="2024-11-08T11:04:00Z" w16du:dateUtc="2024-11-08T18:04:00Z"/>
          <w:rFonts w:cs="Courier New"/>
          <w:color w:val="000000"/>
          <w:shd w:val="clear" w:color="auto" w:fill="FFFFFF"/>
        </w:rPr>
      </w:pPr>
      <w:r w:rsidRPr="003C21E1">
        <w:rPr>
          <w:rFonts w:cs="Courier New"/>
          <w:b/>
          <w:bCs/>
          <w:color w:val="000000"/>
          <w:shd w:val="clear" w:color="auto" w:fill="FFFFFF"/>
        </w:rPr>
        <w:t>PCS</w:t>
      </w:r>
      <w:r w:rsidRPr="003C21E1">
        <w:rPr>
          <w:rFonts w:cs="Courier New"/>
          <w:color w:val="000000"/>
          <w:shd w:val="clear" w:color="auto" w:fill="FFFFFF"/>
        </w:rPr>
        <w:t xml:space="preserve"> = 0.0782523751*gh1x + 0.065064013*pf02x + 0.0748361349*pf04x + 0.0716978312*rp2x +</w:t>
      </w:r>
      <w:r w:rsidR="00CB1DC9">
        <w:rPr>
          <w:rFonts w:cs="Courier New"/>
          <w:color w:val="000000"/>
          <w:shd w:val="clear" w:color="auto" w:fill="FFFFFF"/>
        </w:rPr>
        <w:t xml:space="preserve"> </w:t>
      </w:r>
      <w:r w:rsidRPr="003C21E1">
        <w:rPr>
          <w:rFonts w:cs="Courier New"/>
          <w:color w:val="000000"/>
          <w:shd w:val="clear" w:color="auto" w:fill="FFFFFF"/>
        </w:rPr>
        <w:t>0.0741541386*rp3x + (-0.057598263)*re2x + (-0.032268941)*re3x +0.1339749098*bp2x +</w:t>
      </w:r>
      <w:r w:rsidRPr="00CB1DC9">
        <w:rPr>
          <w:rFonts w:cs="Courier New"/>
          <w:color w:val="000000"/>
          <w:shd w:val="clear" w:color="auto" w:fill="FFFFFF"/>
        </w:rPr>
        <w:t xml:space="preserve"> (-0.042411864)*mh3x + 0.0299689621*vt2x + (-0.053362399)*mh4x + 0.0046096779*sf2x + 21.046859741</w:t>
      </w:r>
    </w:p>
    <w:p w14:paraId="7EA1C306" w14:textId="77777777" w:rsidR="00CB1DC9" w:rsidRDefault="00CB1DC9" w:rsidP="00CB1DC9">
      <w:pPr>
        <w:autoSpaceDE w:val="0"/>
        <w:autoSpaceDN w:val="0"/>
        <w:adjustRightInd w:val="0"/>
        <w:spacing w:after="0" w:line="240" w:lineRule="auto"/>
        <w:rPr>
          <w:rFonts w:cs="Courier New"/>
          <w:b/>
          <w:bCs/>
          <w:color w:val="000000"/>
          <w:shd w:val="clear" w:color="auto" w:fill="FFFFFF"/>
        </w:rPr>
      </w:pPr>
    </w:p>
    <w:p w14:paraId="4F46CD6E" w14:textId="77777777" w:rsidR="00432974" w:rsidRDefault="00432974" w:rsidP="00CB1DC9">
      <w:pPr>
        <w:autoSpaceDE w:val="0"/>
        <w:autoSpaceDN w:val="0"/>
        <w:adjustRightInd w:val="0"/>
        <w:spacing w:after="0" w:line="240" w:lineRule="auto"/>
        <w:rPr>
          <w:ins w:id="141" w:author="Kristy vanMarle" w:date="2024-11-08T11:03:00Z" w16du:dateUtc="2024-11-08T18:03:00Z"/>
          <w:rFonts w:cs="Courier New"/>
          <w:b/>
          <w:bCs/>
          <w:color w:val="000000"/>
          <w:shd w:val="clear" w:color="auto" w:fill="FFFFFF"/>
        </w:rPr>
      </w:pPr>
    </w:p>
    <w:p w14:paraId="1777ED52" w14:textId="1798782B" w:rsidR="003C21E1" w:rsidRDefault="003C21E1" w:rsidP="00CB1DC9">
      <w:pPr>
        <w:autoSpaceDE w:val="0"/>
        <w:autoSpaceDN w:val="0"/>
        <w:adjustRightInd w:val="0"/>
        <w:spacing w:after="0" w:line="240" w:lineRule="auto"/>
        <w:rPr>
          <w:ins w:id="142" w:author="Kristy vanMarle" w:date="2024-11-08T11:04:00Z" w16du:dateUtc="2024-11-08T18:04:00Z"/>
          <w:rFonts w:cs="Courier New"/>
          <w:color w:val="000000"/>
          <w:shd w:val="clear" w:color="auto" w:fill="FFFFFF"/>
        </w:rPr>
      </w:pPr>
      <w:r w:rsidRPr="00CB1DC9">
        <w:rPr>
          <w:rFonts w:cs="Courier New"/>
          <w:b/>
          <w:bCs/>
          <w:color w:val="000000"/>
          <w:shd w:val="clear" w:color="auto" w:fill="FFFFFF"/>
        </w:rPr>
        <w:t>MCS</w:t>
      </w:r>
      <w:r w:rsidRPr="00CB1DC9">
        <w:rPr>
          <w:rFonts w:cs="Courier New"/>
          <w:color w:val="000000"/>
          <w:shd w:val="clear" w:color="auto" w:fill="FFFFFF"/>
        </w:rPr>
        <w:t xml:space="preserve"> = -0.000915925*gh1x + -0.035498649*pf02x + -0.03157714*pf04x + -0.0251735*rp2x +</w:t>
      </w:r>
      <w:r w:rsidR="00CB1DC9">
        <w:rPr>
          <w:rFonts w:cs="Courier New"/>
          <w:color w:val="000000"/>
          <w:shd w:val="clear" w:color="auto" w:fill="FFFFFF"/>
        </w:rPr>
        <w:t xml:space="preserve"> </w:t>
      </w:r>
      <w:r w:rsidRPr="003C21E1">
        <w:rPr>
          <w:rFonts w:cs="Courier New"/>
          <w:color w:val="000000"/>
          <w:shd w:val="clear" w:color="auto" w:fill="FFFFFF"/>
        </w:rPr>
        <w:t>-0.024652228*rp3x + 0.1266860962*re2x + 0.0808723569*re3x + -0.024371371*bp2x +</w:t>
      </w:r>
      <w:r w:rsidR="00CB1DC9">
        <w:rPr>
          <w:rFonts w:cs="Courier New"/>
          <w:color w:val="000000"/>
          <w:shd w:val="clear" w:color="auto" w:fill="FFFFFF"/>
        </w:rPr>
        <w:t xml:space="preserve"> </w:t>
      </w:r>
      <w:r w:rsidRPr="003C21E1">
        <w:rPr>
          <w:rFonts w:cs="Courier New"/>
          <w:color w:val="000000"/>
          <w:shd w:val="clear" w:color="auto" w:fill="FFFFFF"/>
        </w:rPr>
        <w:t>0.1094084978*mh3x + 0.0694271326*vt2x + 0.1493788958*mh4x + 0.1085734367*sf2x +</w:t>
      </w:r>
      <w:r w:rsidR="00CB1DC9">
        <w:rPr>
          <w:rFonts w:cs="Courier New"/>
          <w:color w:val="000000"/>
          <w:shd w:val="clear" w:color="auto" w:fill="FFFFFF"/>
        </w:rPr>
        <w:t xml:space="preserve"> </w:t>
      </w:r>
      <w:r w:rsidRPr="003C21E1">
        <w:rPr>
          <w:rFonts w:cs="Courier New"/>
          <w:color w:val="000000"/>
          <w:shd w:val="clear" w:color="auto" w:fill="FFFFFF"/>
        </w:rPr>
        <w:t>12.66204834</w:t>
      </w:r>
    </w:p>
    <w:p w14:paraId="2F9C9A80" w14:textId="77777777" w:rsidR="003F32CB" w:rsidRPr="003C21E1" w:rsidRDefault="003F32CB" w:rsidP="00CB1DC9">
      <w:pPr>
        <w:autoSpaceDE w:val="0"/>
        <w:autoSpaceDN w:val="0"/>
        <w:adjustRightInd w:val="0"/>
        <w:spacing w:after="0" w:line="240" w:lineRule="auto"/>
        <w:rPr>
          <w:rFonts w:cs="Courier New"/>
          <w:color w:val="000000"/>
          <w:shd w:val="clear" w:color="auto" w:fill="FFFFFF"/>
        </w:rPr>
      </w:pPr>
    </w:p>
    <w:p w14:paraId="4CDE55E6" w14:textId="6FE0E873" w:rsidR="003C21E1" w:rsidRDefault="00994F94" w:rsidP="003C21E1">
      <w:pPr>
        <w:rPr>
          <w:lang w:val="en-US"/>
        </w:rPr>
      </w:pPr>
      <w:r>
        <w:rPr>
          <w:noProof/>
          <w:lang w:val="en-US"/>
        </w:rPr>
        <w:drawing>
          <wp:inline distT="0" distB="0" distL="0" distR="0" wp14:anchorId="224281E2" wp14:editId="42DA24B4">
            <wp:extent cx="5731510" cy="1772920"/>
            <wp:effectExtent l="0" t="0" r="2540" b="0"/>
            <wp:docPr id="330311764" name="Picture 12" descr="A close-up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311764" name="Picture 12" descr="A close-up of text&#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1772920"/>
                    </a:xfrm>
                    <a:prstGeom prst="rect">
                      <a:avLst/>
                    </a:prstGeom>
                  </pic:spPr>
                </pic:pic>
              </a:graphicData>
            </a:graphic>
          </wp:inline>
        </w:drawing>
      </w:r>
    </w:p>
    <w:p w14:paraId="48040E82" w14:textId="77777777" w:rsidR="00994F94" w:rsidRDefault="00994F94" w:rsidP="003C21E1">
      <w:pPr>
        <w:rPr>
          <w:lang w:val="en-US"/>
        </w:rPr>
      </w:pPr>
    </w:p>
    <w:p w14:paraId="484B3223" w14:textId="26CB79C1" w:rsidR="00CB1DC9" w:rsidRDefault="00CB1DC9" w:rsidP="007C3617">
      <w:pPr>
        <w:pStyle w:val="Heading2"/>
        <w:numPr>
          <w:ilvl w:val="0"/>
          <w:numId w:val="2"/>
        </w:numPr>
        <w:shd w:val="clear" w:color="auto" w:fill="DAE9F7" w:themeFill="text2" w:themeFillTint="1A"/>
        <w:rPr>
          <w:lang w:val="en-US"/>
        </w:rPr>
        <w:pPrChange w:id="143" w:author="Kristy vanMarle" w:date="2024-11-08T10:37:00Z" w16du:dateUtc="2024-11-08T17:37:00Z">
          <w:pPr>
            <w:pStyle w:val="Heading2"/>
            <w:numPr>
              <w:numId w:val="2"/>
            </w:numPr>
            <w:ind w:left="720" w:hanging="360"/>
          </w:pPr>
        </w:pPrChange>
      </w:pPr>
      <w:r>
        <w:rPr>
          <w:lang w:val="en-US"/>
        </w:rPr>
        <w:t xml:space="preserve">Storing </w:t>
      </w:r>
      <w:ins w:id="144" w:author="Kristy vanMarle" w:date="2024-11-08T11:04:00Z" w16du:dateUtc="2024-11-08T18:04:00Z">
        <w:r w:rsidR="003F32CB">
          <w:rPr>
            <w:lang w:val="en-US"/>
          </w:rPr>
          <w:t xml:space="preserve">transformed </w:t>
        </w:r>
      </w:ins>
      <w:r>
        <w:rPr>
          <w:lang w:val="en-US"/>
        </w:rPr>
        <w:t>data to new database</w:t>
      </w:r>
    </w:p>
    <w:p w14:paraId="6EF795AB" w14:textId="325305DC" w:rsidR="00CB1DC9" w:rsidRDefault="00CB1DC9" w:rsidP="00CB1DC9">
      <w:pPr>
        <w:ind w:left="360"/>
        <w:rPr>
          <w:lang w:val="en-US"/>
        </w:rPr>
      </w:pPr>
      <w:r>
        <w:rPr>
          <w:lang w:val="en-US"/>
        </w:rPr>
        <w:t xml:space="preserve">Storing </w:t>
      </w:r>
      <w:del w:id="145" w:author="Kristy vanMarle" w:date="2024-11-08T11:04:00Z" w16du:dateUtc="2024-11-08T18:04:00Z">
        <w:r w:rsidDel="00432974">
          <w:rPr>
            <w:lang w:val="en-US"/>
          </w:rPr>
          <w:delText xml:space="preserve">grade </w:delText>
        </w:r>
      </w:del>
      <w:ins w:id="146" w:author="Kristy vanMarle" w:date="2024-11-08T11:04:00Z" w16du:dateUtc="2024-11-08T18:04:00Z">
        <w:r w:rsidR="00432974">
          <w:rPr>
            <w:lang w:val="en-US"/>
          </w:rPr>
          <w:t>output</w:t>
        </w:r>
        <w:r w:rsidR="00432974">
          <w:rPr>
            <w:lang w:val="en-US"/>
          </w:rPr>
          <w:t xml:space="preserve"> </w:t>
        </w:r>
      </w:ins>
      <w:r>
        <w:rPr>
          <w:lang w:val="en-US"/>
        </w:rPr>
        <w:t xml:space="preserve">of each </w:t>
      </w:r>
      <w:del w:id="147" w:author="Kristy vanMarle" w:date="2024-11-08T11:04:00Z" w16du:dateUtc="2024-11-08T18:04:00Z">
        <w:r w:rsidDel="00432974">
          <w:rPr>
            <w:lang w:val="en-US"/>
          </w:rPr>
          <w:delText xml:space="preserve">criteria </w:delText>
        </w:r>
      </w:del>
      <w:ins w:id="148" w:author="Kristy vanMarle" w:date="2024-11-08T11:04:00Z" w16du:dateUtc="2024-11-08T18:04:00Z">
        <w:r w:rsidR="00432974">
          <w:rPr>
            <w:lang w:val="en-US"/>
          </w:rPr>
          <w:t>transformation</w:t>
        </w:r>
        <w:r w:rsidR="00432974">
          <w:rPr>
            <w:lang w:val="en-US"/>
          </w:rPr>
          <w:t xml:space="preserve"> </w:t>
        </w:r>
      </w:ins>
      <w:r>
        <w:rPr>
          <w:lang w:val="en-US"/>
        </w:rPr>
        <w:t xml:space="preserve">to </w:t>
      </w:r>
      <w:r w:rsidRPr="00CB1DC9">
        <w:rPr>
          <w:b/>
          <w:bCs/>
          <w:lang w:val="en-US"/>
        </w:rPr>
        <w:t>scoring</w:t>
      </w:r>
      <w:r>
        <w:rPr>
          <w:lang w:val="en-US"/>
        </w:rPr>
        <w:t xml:space="preserve"> database</w:t>
      </w:r>
    </w:p>
    <w:p w14:paraId="35DE81D4" w14:textId="66BC5547" w:rsidR="00994F94" w:rsidRDefault="00994F94" w:rsidP="00CB1DC9">
      <w:pPr>
        <w:ind w:left="360"/>
        <w:rPr>
          <w:lang w:val="en-US"/>
        </w:rPr>
      </w:pPr>
      <w:commentRangeStart w:id="149"/>
      <w:r>
        <w:rPr>
          <w:noProof/>
          <w:lang w:val="en-US"/>
        </w:rPr>
        <w:lastRenderedPageBreak/>
        <w:drawing>
          <wp:inline distT="0" distB="0" distL="0" distR="0" wp14:anchorId="62206274" wp14:editId="1AEB61C7">
            <wp:extent cx="5731510" cy="1409065"/>
            <wp:effectExtent l="0" t="0" r="2540" b="635"/>
            <wp:docPr id="520497700" name="Picture 13"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97700" name="Picture 13" descr="A screenshot of a computer code&#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731510" cy="1409065"/>
                    </a:xfrm>
                    <a:prstGeom prst="rect">
                      <a:avLst/>
                    </a:prstGeom>
                  </pic:spPr>
                </pic:pic>
              </a:graphicData>
            </a:graphic>
          </wp:inline>
        </w:drawing>
      </w:r>
      <w:commentRangeEnd w:id="149"/>
      <w:r w:rsidR="00DA6F1C">
        <w:rPr>
          <w:rStyle w:val="CommentReference"/>
        </w:rPr>
        <w:commentReference w:id="149"/>
      </w:r>
    </w:p>
    <w:p w14:paraId="1409943B" w14:textId="2DF52D92" w:rsidR="00CB1DC9" w:rsidRDefault="00CB1DC9" w:rsidP="00071D20">
      <w:pPr>
        <w:pStyle w:val="Heading2"/>
        <w:numPr>
          <w:ilvl w:val="0"/>
          <w:numId w:val="2"/>
        </w:numPr>
        <w:rPr>
          <w:lang w:val="en-US"/>
        </w:rPr>
      </w:pPr>
      <w:r>
        <w:rPr>
          <w:lang w:val="en-US"/>
        </w:rPr>
        <w:t>Calculate mean value and standard deviation value</w:t>
      </w:r>
    </w:p>
    <w:p w14:paraId="46613018" w14:textId="0219EF96" w:rsidR="00CB1DC9" w:rsidRDefault="00CB1DC9" w:rsidP="00CB1DC9">
      <w:pPr>
        <w:ind w:left="360"/>
        <w:rPr>
          <w:b/>
          <w:bCs/>
          <w:lang w:val="en-US"/>
        </w:rPr>
      </w:pPr>
      <w:r w:rsidRPr="008B6B7D">
        <w:rPr>
          <w:shd w:val="clear" w:color="auto" w:fill="FAE2D5" w:themeFill="accent2" w:themeFillTint="33"/>
          <w:lang w:val="en-US"/>
          <w:rPrChange w:id="150" w:author="Kristy vanMarle" w:date="2024-11-08T11:11:00Z" w16du:dateUtc="2024-11-08T18:11:00Z">
            <w:rPr>
              <w:lang w:val="en-US"/>
            </w:rPr>
          </w:rPrChange>
        </w:rPr>
        <w:t xml:space="preserve">Calculate mean value and standard deviation value of each </w:t>
      </w:r>
      <w:commentRangeStart w:id="151"/>
      <w:del w:id="152" w:author="Kristy vanMarle" w:date="2024-11-08T11:12:00Z" w16du:dateUtc="2024-11-08T18:12:00Z">
        <w:r w:rsidRPr="008B6B7D" w:rsidDel="008B6B7D">
          <w:rPr>
            <w:shd w:val="clear" w:color="auto" w:fill="FAE2D5" w:themeFill="accent2" w:themeFillTint="33"/>
            <w:lang w:val="en-US"/>
            <w:rPrChange w:id="153" w:author="Kristy vanMarle" w:date="2024-11-08T11:11:00Z" w16du:dateUtc="2024-11-08T18:11:00Z">
              <w:rPr>
                <w:lang w:val="en-US"/>
              </w:rPr>
            </w:rPrChange>
          </w:rPr>
          <w:delText xml:space="preserve">criteria </w:delText>
        </w:r>
      </w:del>
      <w:commentRangeEnd w:id="151"/>
      <w:ins w:id="154" w:author="Kristy vanMarle" w:date="2024-11-08T11:12:00Z" w16du:dateUtc="2024-11-08T18:12:00Z">
        <w:r w:rsidR="008B6B7D">
          <w:rPr>
            <w:shd w:val="clear" w:color="auto" w:fill="FAE2D5" w:themeFill="accent2" w:themeFillTint="33"/>
            <w:lang w:val="en-US"/>
          </w:rPr>
          <w:t>transformed variable</w:t>
        </w:r>
        <w:r w:rsidR="008B6B7D" w:rsidRPr="008B6B7D">
          <w:rPr>
            <w:shd w:val="clear" w:color="auto" w:fill="FAE2D5" w:themeFill="accent2" w:themeFillTint="33"/>
            <w:lang w:val="en-US"/>
            <w:rPrChange w:id="155" w:author="Kristy vanMarle" w:date="2024-11-08T11:11:00Z" w16du:dateUtc="2024-11-08T18:11:00Z">
              <w:rPr>
                <w:lang w:val="en-US"/>
              </w:rPr>
            </w:rPrChange>
          </w:rPr>
          <w:t xml:space="preserve"> </w:t>
        </w:r>
      </w:ins>
      <w:r w:rsidR="003B1574" w:rsidRPr="008B6B7D">
        <w:rPr>
          <w:rStyle w:val="CommentReference"/>
          <w:shd w:val="clear" w:color="auto" w:fill="FAE2D5" w:themeFill="accent2" w:themeFillTint="33"/>
          <w:rPrChange w:id="156" w:author="Kristy vanMarle" w:date="2024-11-08T11:11:00Z" w16du:dateUtc="2024-11-08T18:11:00Z">
            <w:rPr>
              <w:rStyle w:val="CommentReference"/>
            </w:rPr>
          </w:rPrChange>
        </w:rPr>
        <w:commentReference w:id="151"/>
      </w:r>
      <w:r w:rsidRPr="008B6B7D">
        <w:rPr>
          <w:shd w:val="clear" w:color="auto" w:fill="FAE2D5" w:themeFill="accent2" w:themeFillTint="33"/>
          <w:lang w:val="en-US"/>
          <w:rPrChange w:id="157" w:author="Kristy vanMarle" w:date="2024-11-08T11:11:00Z" w16du:dateUtc="2024-11-08T18:11:00Z">
            <w:rPr>
              <w:lang w:val="en-US"/>
            </w:rPr>
          </w:rPrChange>
        </w:rPr>
        <w:t xml:space="preserve">in each phase (baseline and follow-up) and stores them in </w:t>
      </w:r>
      <w:r w:rsidRPr="008B6B7D">
        <w:rPr>
          <w:b/>
          <w:bCs/>
          <w:shd w:val="clear" w:color="auto" w:fill="FAE2D5" w:themeFill="accent2" w:themeFillTint="33"/>
          <w:lang w:val="en-US"/>
          <w:rPrChange w:id="158" w:author="Kristy vanMarle" w:date="2024-11-08T11:11:00Z" w16du:dateUtc="2024-11-08T18:11:00Z">
            <w:rPr>
              <w:b/>
              <w:bCs/>
              <w:lang w:val="en-US"/>
            </w:rPr>
          </w:rPrChange>
        </w:rPr>
        <w:t>scoring</w:t>
      </w:r>
    </w:p>
    <w:p w14:paraId="115C7607" w14:textId="680C59F1" w:rsidR="00994F94" w:rsidRPr="00CB1DC9" w:rsidRDefault="00994F94" w:rsidP="00CB1DC9">
      <w:pPr>
        <w:ind w:left="360"/>
        <w:rPr>
          <w:lang w:val="en-US"/>
        </w:rPr>
      </w:pPr>
      <w:r>
        <w:rPr>
          <w:noProof/>
          <w:lang w:val="en-US"/>
        </w:rPr>
        <w:drawing>
          <wp:inline distT="0" distB="0" distL="0" distR="0" wp14:anchorId="3CE373E1" wp14:editId="386D4816">
            <wp:extent cx="5731510" cy="4136390"/>
            <wp:effectExtent l="0" t="0" r="2540" b="0"/>
            <wp:docPr id="1327873578" name="Picture 14"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873578" name="Picture 14" descr="A screenshot of a computer code&#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731510" cy="4136390"/>
                    </a:xfrm>
                    <a:prstGeom prst="rect">
                      <a:avLst/>
                    </a:prstGeom>
                  </pic:spPr>
                </pic:pic>
              </a:graphicData>
            </a:graphic>
          </wp:inline>
        </w:drawing>
      </w:r>
    </w:p>
    <w:p w14:paraId="610902CD" w14:textId="2AD42289" w:rsidR="003C21E1" w:rsidRDefault="00CB1DC9" w:rsidP="003C21E1">
      <w:pPr>
        <w:ind w:left="360"/>
        <w:rPr>
          <w:b/>
          <w:bCs/>
          <w:lang w:val="en-US"/>
        </w:rPr>
      </w:pPr>
      <w:r w:rsidRPr="008B6B7D">
        <w:rPr>
          <w:shd w:val="clear" w:color="auto" w:fill="FAE2D5" w:themeFill="accent2" w:themeFillTint="33"/>
          <w:lang w:val="en-US"/>
          <w:rPrChange w:id="159" w:author="Kristy vanMarle" w:date="2024-11-08T11:12:00Z" w16du:dateUtc="2024-11-08T18:12:00Z">
            <w:rPr>
              <w:lang w:val="en-US"/>
            </w:rPr>
          </w:rPrChange>
        </w:rPr>
        <w:t xml:space="preserve">Calculate mean value of each </w:t>
      </w:r>
      <w:commentRangeStart w:id="160"/>
      <w:del w:id="161" w:author="Kristy vanMarle" w:date="2024-11-08T11:12:00Z" w16du:dateUtc="2024-11-08T18:12:00Z">
        <w:r w:rsidRPr="008B6B7D" w:rsidDel="00C04946">
          <w:rPr>
            <w:shd w:val="clear" w:color="auto" w:fill="FAE2D5" w:themeFill="accent2" w:themeFillTint="33"/>
            <w:lang w:val="en-US"/>
            <w:rPrChange w:id="162" w:author="Kristy vanMarle" w:date="2024-11-08T11:12:00Z" w16du:dateUtc="2024-11-08T18:12:00Z">
              <w:rPr>
                <w:lang w:val="en-US"/>
              </w:rPr>
            </w:rPrChange>
          </w:rPr>
          <w:delText>criteria group</w:delText>
        </w:r>
      </w:del>
      <w:ins w:id="163" w:author="Kristy vanMarle" w:date="2024-11-08T11:12:00Z" w16du:dateUtc="2024-11-08T18:12:00Z">
        <w:r w:rsidR="00C04946">
          <w:rPr>
            <w:shd w:val="clear" w:color="auto" w:fill="FAE2D5" w:themeFill="accent2" w:themeFillTint="33"/>
            <w:lang w:val="en-US"/>
          </w:rPr>
          <w:t>transformed variable</w:t>
        </w:r>
      </w:ins>
      <w:r w:rsidRPr="008B6B7D">
        <w:rPr>
          <w:shd w:val="clear" w:color="auto" w:fill="FAE2D5" w:themeFill="accent2" w:themeFillTint="33"/>
          <w:lang w:val="en-US"/>
          <w:rPrChange w:id="164" w:author="Kristy vanMarle" w:date="2024-11-08T11:12:00Z" w16du:dateUtc="2024-11-08T18:12:00Z">
            <w:rPr>
              <w:lang w:val="en-US"/>
            </w:rPr>
          </w:rPrChange>
        </w:rPr>
        <w:t xml:space="preserve"> by participants </w:t>
      </w:r>
      <w:commentRangeEnd w:id="160"/>
      <w:r w:rsidR="001E4CF0" w:rsidRPr="008B6B7D">
        <w:rPr>
          <w:rStyle w:val="CommentReference"/>
          <w:shd w:val="clear" w:color="auto" w:fill="FAE2D5" w:themeFill="accent2" w:themeFillTint="33"/>
          <w:rPrChange w:id="165" w:author="Kristy vanMarle" w:date="2024-11-08T11:12:00Z" w16du:dateUtc="2024-11-08T18:12:00Z">
            <w:rPr>
              <w:rStyle w:val="CommentReference"/>
            </w:rPr>
          </w:rPrChange>
        </w:rPr>
        <w:commentReference w:id="160"/>
      </w:r>
      <w:r w:rsidRPr="008B6B7D">
        <w:rPr>
          <w:shd w:val="clear" w:color="auto" w:fill="FAE2D5" w:themeFill="accent2" w:themeFillTint="33"/>
          <w:lang w:val="en-US"/>
          <w:rPrChange w:id="166" w:author="Kristy vanMarle" w:date="2024-11-08T11:12:00Z" w16du:dateUtc="2024-11-08T18:12:00Z">
            <w:rPr>
              <w:lang w:val="en-US"/>
            </w:rPr>
          </w:rPrChange>
        </w:rPr>
        <w:t xml:space="preserve">then store in </w:t>
      </w:r>
      <w:proofErr w:type="spellStart"/>
      <w:r w:rsidRPr="008B6B7D">
        <w:rPr>
          <w:b/>
          <w:bCs/>
          <w:shd w:val="clear" w:color="auto" w:fill="FAE2D5" w:themeFill="accent2" w:themeFillTint="33"/>
          <w:lang w:val="en-US"/>
          <w:rPrChange w:id="167" w:author="Kristy vanMarle" w:date="2024-11-08T11:12:00Z" w16du:dateUtc="2024-11-08T18:12:00Z">
            <w:rPr>
              <w:b/>
              <w:bCs/>
              <w:lang w:val="en-US"/>
            </w:rPr>
          </w:rPrChange>
        </w:rPr>
        <w:t>scoring_mean</w:t>
      </w:r>
      <w:proofErr w:type="spellEnd"/>
    </w:p>
    <w:p w14:paraId="0AAE0C55" w14:textId="12A06C86" w:rsidR="00994F94" w:rsidRDefault="00994F94" w:rsidP="003C21E1">
      <w:pPr>
        <w:ind w:left="360"/>
        <w:rPr>
          <w:b/>
          <w:bCs/>
          <w:lang w:val="en-US"/>
        </w:rPr>
      </w:pPr>
      <w:commentRangeStart w:id="168"/>
      <w:r>
        <w:rPr>
          <w:b/>
          <w:bCs/>
          <w:noProof/>
          <w:lang w:val="en-US"/>
        </w:rPr>
        <w:lastRenderedPageBreak/>
        <w:drawing>
          <wp:inline distT="0" distB="0" distL="0" distR="0" wp14:anchorId="2F7000B6" wp14:editId="31C57587">
            <wp:extent cx="5731510" cy="1664970"/>
            <wp:effectExtent l="0" t="0" r="2540" b="0"/>
            <wp:docPr id="1033512653" name="Picture 15"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512653" name="Picture 15" descr="A screenshot of a computer program&#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731510" cy="1664970"/>
                    </a:xfrm>
                    <a:prstGeom prst="rect">
                      <a:avLst/>
                    </a:prstGeom>
                  </pic:spPr>
                </pic:pic>
              </a:graphicData>
            </a:graphic>
          </wp:inline>
        </w:drawing>
      </w:r>
      <w:commentRangeEnd w:id="168"/>
      <w:r w:rsidR="001E4CF0">
        <w:rPr>
          <w:rStyle w:val="CommentReference"/>
        </w:rPr>
        <w:commentReference w:id="168"/>
      </w:r>
    </w:p>
    <w:p w14:paraId="095A725C" w14:textId="33498F74" w:rsidR="00CB1DC9" w:rsidRDefault="00CB1DC9" w:rsidP="003C21E1">
      <w:pPr>
        <w:ind w:left="360"/>
        <w:rPr>
          <w:lang w:val="en-US"/>
        </w:rPr>
      </w:pPr>
      <w:r w:rsidRPr="008B6B7D">
        <w:rPr>
          <w:shd w:val="clear" w:color="auto" w:fill="FAE2D5" w:themeFill="accent2" w:themeFillTint="33"/>
          <w:lang w:val="en-US"/>
          <w:rPrChange w:id="169" w:author="Kristy vanMarle" w:date="2024-11-08T11:11:00Z" w16du:dateUtc="2024-11-08T18:11:00Z">
            <w:rPr>
              <w:lang w:val="en-US"/>
            </w:rPr>
          </w:rPrChange>
        </w:rPr>
        <w:t>Calculate mean value and stand deviation value of PCS and MCS</w:t>
      </w:r>
    </w:p>
    <w:p w14:paraId="0164A104" w14:textId="6A82BD40" w:rsidR="00994F94" w:rsidRDefault="00994F94" w:rsidP="003C21E1">
      <w:pPr>
        <w:ind w:left="360"/>
        <w:rPr>
          <w:lang w:val="en-US"/>
        </w:rPr>
      </w:pPr>
      <w:r>
        <w:rPr>
          <w:noProof/>
          <w:lang w:val="en-US"/>
        </w:rPr>
        <w:drawing>
          <wp:inline distT="0" distB="0" distL="0" distR="0" wp14:anchorId="34A342F7" wp14:editId="10BFD050">
            <wp:extent cx="5731510" cy="1831975"/>
            <wp:effectExtent l="0" t="0" r="2540" b="0"/>
            <wp:docPr id="4422271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227120" name="Picture 442227120"/>
                    <pic:cNvPicPr/>
                  </pic:nvPicPr>
                  <pic:blipFill>
                    <a:blip r:embed="rId20">
                      <a:extLst>
                        <a:ext uri="{28A0092B-C50C-407E-A947-70E740481C1C}">
                          <a14:useLocalDpi xmlns:a14="http://schemas.microsoft.com/office/drawing/2010/main" val="0"/>
                        </a:ext>
                      </a:extLst>
                    </a:blip>
                    <a:stretch>
                      <a:fillRect/>
                    </a:stretch>
                  </pic:blipFill>
                  <pic:spPr>
                    <a:xfrm>
                      <a:off x="0" y="0"/>
                      <a:ext cx="5731510" cy="1831975"/>
                    </a:xfrm>
                    <a:prstGeom prst="rect">
                      <a:avLst/>
                    </a:prstGeom>
                  </pic:spPr>
                </pic:pic>
              </a:graphicData>
            </a:graphic>
          </wp:inline>
        </w:drawing>
      </w:r>
    </w:p>
    <w:p w14:paraId="35331124" w14:textId="7F3A79EE" w:rsidR="00CB1DC9" w:rsidRDefault="00CB1DC9" w:rsidP="003C21E1">
      <w:pPr>
        <w:ind w:left="360"/>
        <w:rPr>
          <w:b/>
          <w:bCs/>
          <w:lang w:val="en-US"/>
        </w:rPr>
      </w:pPr>
      <w:r w:rsidRPr="008B6B7D">
        <w:rPr>
          <w:shd w:val="clear" w:color="auto" w:fill="FAE2D5" w:themeFill="accent2" w:themeFillTint="33"/>
          <w:lang w:val="en-US"/>
          <w:rPrChange w:id="170" w:author="Kristy vanMarle" w:date="2024-11-08T11:11:00Z" w16du:dateUtc="2024-11-08T18:11:00Z">
            <w:rPr>
              <w:lang w:val="en-US"/>
            </w:rPr>
          </w:rPrChange>
        </w:rPr>
        <w:t xml:space="preserve">Calculate mean value and standard deviation value </w:t>
      </w:r>
      <w:r w:rsidRPr="005A762A">
        <w:rPr>
          <w:b/>
          <w:bCs/>
          <w:shd w:val="clear" w:color="auto" w:fill="FAE2D5" w:themeFill="accent2" w:themeFillTint="33"/>
          <w:lang w:val="en-US"/>
          <w:rPrChange w:id="171" w:author="Kristy vanMarle" w:date="2024-11-08T11:13:00Z" w16du:dateUtc="2024-11-08T18:13:00Z">
            <w:rPr>
              <w:lang w:val="en-US"/>
            </w:rPr>
          </w:rPrChange>
        </w:rPr>
        <w:t>group by</w:t>
      </w:r>
      <w:r w:rsidRPr="008B6B7D">
        <w:rPr>
          <w:shd w:val="clear" w:color="auto" w:fill="FAE2D5" w:themeFill="accent2" w:themeFillTint="33"/>
          <w:lang w:val="en-US"/>
          <w:rPrChange w:id="172" w:author="Kristy vanMarle" w:date="2024-11-08T11:11:00Z" w16du:dateUtc="2024-11-08T18:11:00Z">
            <w:rPr>
              <w:lang w:val="en-US"/>
            </w:rPr>
          </w:rPrChange>
        </w:rPr>
        <w:t xml:space="preserve"> participants and store in </w:t>
      </w:r>
      <w:proofErr w:type="spellStart"/>
      <w:r w:rsidRPr="008B6B7D">
        <w:rPr>
          <w:b/>
          <w:bCs/>
          <w:shd w:val="clear" w:color="auto" w:fill="FAE2D5" w:themeFill="accent2" w:themeFillTint="33"/>
          <w:lang w:val="en-US"/>
          <w:rPrChange w:id="173" w:author="Kristy vanMarle" w:date="2024-11-08T11:11:00Z" w16du:dateUtc="2024-11-08T18:11:00Z">
            <w:rPr>
              <w:b/>
              <w:bCs/>
              <w:lang w:val="en-US"/>
            </w:rPr>
          </w:rPrChange>
        </w:rPr>
        <w:t>mean_std</w:t>
      </w:r>
      <w:proofErr w:type="spellEnd"/>
    </w:p>
    <w:p w14:paraId="1163944C" w14:textId="20233058" w:rsidR="00994F94" w:rsidRDefault="00994F94" w:rsidP="003C21E1">
      <w:pPr>
        <w:ind w:left="360"/>
        <w:rPr>
          <w:b/>
          <w:bCs/>
          <w:lang w:val="en-US"/>
        </w:rPr>
      </w:pPr>
      <w:r>
        <w:rPr>
          <w:b/>
          <w:bCs/>
          <w:noProof/>
          <w:lang w:val="en-US"/>
        </w:rPr>
        <w:drawing>
          <wp:inline distT="0" distB="0" distL="0" distR="0" wp14:anchorId="01026535" wp14:editId="5EAC7B95">
            <wp:extent cx="5731510" cy="868045"/>
            <wp:effectExtent l="0" t="0" r="2540" b="8255"/>
            <wp:docPr id="16133649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36496" name="Picture 161336496"/>
                    <pic:cNvPicPr/>
                  </pic:nvPicPr>
                  <pic:blipFill>
                    <a:blip r:embed="rId21">
                      <a:extLst>
                        <a:ext uri="{28A0092B-C50C-407E-A947-70E740481C1C}">
                          <a14:useLocalDpi xmlns:a14="http://schemas.microsoft.com/office/drawing/2010/main" val="0"/>
                        </a:ext>
                      </a:extLst>
                    </a:blip>
                    <a:stretch>
                      <a:fillRect/>
                    </a:stretch>
                  </pic:blipFill>
                  <pic:spPr>
                    <a:xfrm>
                      <a:off x="0" y="0"/>
                      <a:ext cx="5731510" cy="868045"/>
                    </a:xfrm>
                    <a:prstGeom prst="rect">
                      <a:avLst/>
                    </a:prstGeom>
                  </pic:spPr>
                </pic:pic>
              </a:graphicData>
            </a:graphic>
          </wp:inline>
        </w:drawing>
      </w:r>
    </w:p>
    <w:p w14:paraId="5CA1A150" w14:textId="15C63DBF" w:rsidR="00CB1DC9" w:rsidRDefault="00CB1DC9" w:rsidP="007C3617">
      <w:pPr>
        <w:pStyle w:val="Heading2"/>
        <w:numPr>
          <w:ilvl w:val="0"/>
          <w:numId w:val="2"/>
        </w:numPr>
        <w:shd w:val="clear" w:color="auto" w:fill="DAE9F7" w:themeFill="text2" w:themeFillTint="1A"/>
        <w:rPr>
          <w:lang w:val="en-US"/>
        </w:rPr>
        <w:pPrChange w:id="174" w:author="Kristy vanMarle" w:date="2024-11-08T10:37:00Z" w16du:dateUtc="2024-11-08T17:37:00Z">
          <w:pPr>
            <w:pStyle w:val="Heading2"/>
            <w:numPr>
              <w:numId w:val="2"/>
            </w:numPr>
            <w:ind w:left="720" w:hanging="360"/>
          </w:pPr>
        </w:pPrChange>
      </w:pPr>
      <w:r>
        <w:rPr>
          <w:lang w:val="en-US"/>
        </w:rPr>
        <w:t>Extracting output</w:t>
      </w:r>
    </w:p>
    <w:p w14:paraId="227275CB" w14:textId="1C1DA266" w:rsidR="00994F94" w:rsidRDefault="00CB1DC9" w:rsidP="00994F94">
      <w:pPr>
        <w:ind w:left="360"/>
        <w:rPr>
          <w:lang w:val="en-US"/>
        </w:rPr>
      </w:pPr>
      <w:r>
        <w:rPr>
          <w:lang w:val="en-US"/>
        </w:rPr>
        <w:t xml:space="preserve">Stores </w:t>
      </w:r>
      <w:r w:rsidRPr="00CB1DC9">
        <w:rPr>
          <w:b/>
          <w:bCs/>
          <w:lang w:val="en-US"/>
        </w:rPr>
        <w:t>data</w:t>
      </w:r>
      <w:r>
        <w:rPr>
          <w:lang w:val="en-US"/>
        </w:rPr>
        <w:t xml:space="preserve"> (preprocess data with PCS and MCS) into </w:t>
      </w:r>
      <w:r w:rsidRPr="00CB1DC9">
        <w:rPr>
          <w:b/>
          <w:bCs/>
          <w:lang w:val="en-US"/>
        </w:rPr>
        <w:t>OutputFile1_241021.csv</w:t>
      </w:r>
    </w:p>
    <w:p w14:paraId="2110892D" w14:textId="1A0DE763" w:rsidR="00CB1DC9" w:rsidRPr="00CB1DC9" w:rsidRDefault="00CB1DC9" w:rsidP="00CB1DC9">
      <w:pPr>
        <w:ind w:left="360"/>
        <w:rPr>
          <w:b/>
          <w:bCs/>
          <w:lang w:val="en-US"/>
        </w:rPr>
      </w:pPr>
      <w:r>
        <w:rPr>
          <w:lang w:val="en-US"/>
        </w:rPr>
        <w:t xml:space="preserve">Stores </w:t>
      </w:r>
      <w:r w:rsidRPr="00CB1DC9">
        <w:rPr>
          <w:b/>
          <w:bCs/>
          <w:lang w:val="en-US"/>
        </w:rPr>
        <w:t>scoring</w:t>
      </w:r>
      <w:r>
        <w:rPr>
          <w:lang w:val="en-US"/>
        </w:rPr>
        <w:t xml:space="preserve"> (criteria grades) into </w:t>
      </w:r>
      <w:r w:rsidRPr="00CB1DC9">
        <w:rPr>
          <w:b/>
          <w:bCs/>
          <w:lang w:val="en-US"/>
        </w:rPr>
        <w:t>scoringFile_241021.csv</w:t>
      </w:r>
    </w:p>
    <w:p w14:paraId="126B4789" w14:textId="04FD6D52" w:rsidR="00CB1DC9" w:rsidRDefault="00CB1DC9" w:rsidP="00CB1DC9">
      <w:pPr>
        <w:ind w:left="360"/>
        <w:rPr>
          <w:b/>
          <w:bCs/>
          <w:lang w:val="en-US"/>
        </w:rPr>
      </w:pPr>
      <w:r>
        <w:rPr>
          <w:lang w:val="en-US"/>
        </w:rPr>
        <w:t xml:space="preserve">Stores </w:t>
      </w:r>
      <w:proofErr w:type="spellStart"/>
      <w:r w:rsidRPr="00CB1DC9">
        <w:rPr>
          <w:b/>
          <w:bCs/>
          <w:lang w:val="en-US"/>
        </w:rPr>
        <w:t>mean_std</w:t>
      </w:r>
      <w:proofErr w:type="spellEnd"/>
      <w:r>
        <w:rPr>
          <w:lang w:val="en-US"/>
        </w:rPr>
        <w:t xml:space="preserve"> (mean and standard deviation value of each </w:t>
      </w:r>
      <w:proofErr w:type="gramStart"/>
      <w:r>
        <w:rPr>
          <w:lang w:val="en-US"/>
        </w:rPr>
        <w:t>criteria</w:t>
      </w:r>
      <w:proofErr w:type="gramEnd"/>
      <w:r>
        <w:rPr>
          <w:lang w:val="en-US"/>
        </w:rPr>
        <w:t xml:space="preserve"> in 2 phase) into </w:t>
      </w:r>
      <w:proofErr w:type="spellStart"/>
      <w:r w:rsidRPr="00CB1DC9">
        <w:rPr>
          <w:b/>
          <w:bCs/>
          <w:lang w:val="en-US"/>
        </w:rPr>
        <w:t>mean_std_outputFile</w:t>
      </w:r>
      <w:proofErr w:type="spellEnd"/>
      <w:r w:rsidRPr="00CB1DC9">
        <w:rPr>
          <w:b/>
          <w:bCs/>
          <w:lang w:val="en-US"/>
        </w:rPr>
        <w:t>_ 241021.csv</w:t>
      </w:r>
    </w:p>
    <w:p w14:paraId="6DE26D74" w14:textId="3BD37202" w:rsidR="00994F94" w:rsidRDefault="00994F94" w:rsidP="00CB1DC9">
      <w:pPr>
        <w:ind w:left="360"/>
        <w:rPr>
          <w:b/>
          <w:bCs/>
          <w:lang w:val="en-US"/>
        </w:rPr>
      </w:pPr>
      <w:r>
        <w:rPr>
          <w:b/>
          <w:bCs/>
          <w:noProof/>
          <w:lang w:val="en-US"/>
        </w:rPr>
        <w:drawing>
          <wp:inline distT="0" distB="0" distL="0" distR="0" wp14:anchorId="39C999EF" wp14:editId="733D37AF">
            <wp:extent cx="5731510" cy="786765"/>
            <wp:effectExtent l="0" t="0" r="2540" b="0"/>
            <wp:docPr id="841829326" name="Picture 18" descr="A computer screen shot of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829326" name="Picture 18" descr="A computer screen shot of text&#10;&#10;Description automatically generated with medium confidence"/>
                    <pic:cNvPicPr/>
                  </pic:nvPicPr>
                  <pic:blipFill>
                    <a:blip r:embed="rId22">
                      <a:extLst>
                        <a:ext uri="{28A0092B-C50C-407E-A947-70E740481C1C}">
                          <a14:useLocalDpi xmlns:a14="http://schemas.microsoft.com/office/drawing/2010/main" val="0"/>
                        </a:ext>
                      </a:extLst>
                    </a:blip>
                    <a:stretch>
                      <a:fillRect/>
                    </a:stretch>
                  </pic:blipFill>
                  <pic:spPr>
                    <a:xfrm>
                      <a:off x="0" y="0"/>
                      <a:ext cx="5731510" cy="786765"/>
                    </a:xfrm>
                    <a:prstGeom prst="rect">
                      <a:avLst/>
                    </a:prstGeom>
                  </pic:spPr>
                </pic:pic>
              </a:graphicData>
            </a:graphic>
          </wp:inline>
        </w:drawing>
      </w:r>
    </w:p>
    <w:p w14:paraId="2F38A673" w14:textId="2B26EB0E" w:rsidR="00CB1DC9" w:rsidRDefault="000F2F87" w:rsidP="007C3617">
      <w:pPr>
        <w:pStyle w:val="Heading2"/>
        <w:numPr>
          <w:ilvl w:val="0"/>
          <w:numId w:val="2"/>
        </w:numPr>
        <w:shd w:val="clear" w:color="auto" w:fill="DAE9F7" w:themeFill="text2" w:themeFillTint="1A"/>
        <w:rPr>
          <w:lang w:val="en-US"/>
        </w:rPr>
        <w:pPrChange w:id="175" w:author="Kristy vanMarle" w:date="2024-11-08T10:37:00Z" w16du:dateUtc="2024-11-08T17:37:00Z">
          <w:pPr>
            <w:pStyle w:val="Heading2"/>
            <w:numPr>
              <w:numId w:val="2"/>
            </w:numPr>
            <w:ind w:left="720" w:hanging="360"/>
          </w:pPr>
        </w:pPrChange>
      </w:pPr>
      <w:r>
        <w:rPr>
          <w:lang w:val="en-US"/>
        </w:rPr>
        <w:t>Performing t-test for PCS and MCS</w:t>
      </w:r>
    </w:p>
    <w:p w14:paraId="17F9D565" w14:textId="4835DAE7" w:rsidR="000F2F87" w:rsidRDefault="000F2F87" w:rsidP="000F2F87">
      <w:pPr>
        <w:ind w:left="360"/>
        <w:rPr>
          <w:lang w:val="en-US"/>
        </w:rPr>
      </w:pPr>
      <w:r w:rsidRPr="000F2F87">
        <w:rPr>
          <w:lang w:val="en-US"/>
        </w:rPr>
        <w:t>Determine the effects of participants groups with PCS and MCS calculation</w:t>
      </w:r>
      <w:r>
        <w:rPr>
          <w:lang w:val="en-US"/>
        </w:rPr>
        <w:t xml:space="preserve"> by using two-side t-test</w:t>
      </w:r>
      <w:r w:rsidR="00D6664E">
        <w:rPr>
          <w:lang w:val="en-US"/>
        </w:rPr>
        <w:t xml:space="preserve"> (</w:t>
      </w:r>
      <w:proofErr w:type="spellStart"/>
      <w:r w:rsidR="00D6664E" w:rsidRPr="00D6664E">
        <w:rPr>
          <w:b/>
          <w:bCs/>
          <w:lang w:val="en-US"/>
        </w:rPr>
        <w:t>t.test</w:t>
      </w:r>
      <w:proofErr w:type="spellEnd"/>
      <w:r w:rsidR="00D6664E">
        <w:rPr>
          <w:lang w:val="en-US"/>
        </w:rPr>
        <w:t>)</w:t>
      </w:r>
    </w:p>
    <w:p w14:paraId="01ADDAE8" w14:textId="59505FF8" w:rsidR="00994F94" w:rsidRDefault="00994F94" w:rsidP="000F2F87">
      <w:pPr>
        <w:ind w:left="360"/>
        <w:rPr>
          <w:lang w:val="en-US"/>
        </w:rPr>
      </w:pPr>
      <w:r>
        <w:rPr>
          <w:noProof/>
          <w:lang w:val="en-US"/>
        </w:rPr>
        <w:lastRenderedPageBreak/>
        <w:drawing>
          <wp:inline distT="0" distB="0" distL="0" distR="0" wp14:anchorId="7B7E856C" wp14:editId="117E45B1">
            <wp:extent cx="5731510" cy="2346325"/>
            <wp:effectExtent l="0" t="0" r="2540" b="0"/>
            <wp:docPr id="280741012" name="Picture 19"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741012" name="Picture 19" descr="A screenshot of a computer program&#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5731510" cy="2346325"/>
                    </a:xfrm>
                    <a:prstGeom prst="rect">
                      <a:avLst/>
                    </a:prstGeom>
                  </pic:spPr>
                </pic:pic>
              </a:graphicData>
            </a:graphic>
          </wp:inline>
        </w:drawing>
      </w:r>
    </w:p>
    <w:p w14:paraId="142362BF" w14:textId="7F21B131" w:rsidR="000F2F87" w:rsidRDefault="000F2F87" w:rsidP="000F2F87">
      <w:pPr>
        <w:ind w:left="360"/>
        <w:rPr>
          <w:lang w:val="en-US"/>
        </w:rPr>
      </w:pPr>
      <w:r w:rsidRPr="000F2F87">
        <w:rPr>
          <w:lang w:val="en-US"/>
        </w:rPr>
        <w:t>Determine relationship significance of differences in PCS and MCS scores</w:t>
      </w:r>
      <w:r>
        <w:rPr>
          <w:lang w:val="en-US"/>
        </w:rPr>
        <w:t xml:space="preserve"> by using paired t-test</w:t>
      </w:r>
      <w:r w:rsidR="00D6664E">
        <w:rPr>
          <w:lang w:val="en-US"/>
        </w:rPr>
        <w:t xml:space="preserve"> (</w:t>
      </w:r>
      <w:proofErr w:type="spellStart"/>
      <w:r w:rsidR="00D6664E" w:rsidRPr="00D6664E">
        <w:rPr>
          <w:b/>
          <w:bCs/>
          <w:lang w:val="en-US"/>
        </w:rPr>
        <w:t>t.test</w:t>
      </w:r>
      <w:proofErr w:type="spellEnd"/>
      <w:r w:rsidR="00D6664E">
        <w:rPr>
          <w:lang w:val="en-US"/>
        </w:rPr>
        <w:t>)</w:t>
      </w:r>
    </w:p>
    <w:p w14:paraId="3CDE2FFB" w14:textId="5CA06BF5" w:rsidR="00994F94" w:rsidRDefault="00994F94" w:rsidP="000F2F87">
      <w:pPr>
        <w:ind w:left="360"/>
        <w:rPr>
          <w:lang w:val="en-US"/>
        </w:rPr>
      </w:pPr>
      <w:r>
        <w:rPr>
          <w:noProof/>
          <w:lang w:val="en-US"/>
        </w:rPr>
        <w:drawing>
          <wp:inline distT="0" distB="0" distL="0" distR="0" wp14:anchorId="115A70E5" wp14:editId="54531774">
            <wp:extent cx="5731510" cy="1289050"/>
            <wp:effectExtent l="0" t="0" r="2540" b="6350"/>
            <wp:docPr id="828617005" name="Picture 20"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617005" name="Picture 20" descr="A white background with black text&#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5731510" cy="1289050"/>
                    </a:xfrm>
                    <a:prstGeom prst="rect">
                      <a:avLst/>
                    </a:prstGeom>
                  </pic:spPr>
                </pic:pic>
              </a:graphicData>
            </a:graphic>
          </wp:inline>
        </w:drawing>
      </w:r>
    </w:p>
    <w:p w14:paraId="28C8E59D" w14:textId="0F49D1DC" w:rsidR="00994F94" w:rsidRPr="000F2F87" w:rsidRDefault="00994F94" w:rsidP="000F2F87">
      <w:pPr>
        <w:ind w:left="360"/>
        <w:rPr>
          <w:lang w:val="en-US"/>
        </w:rPr>
      </w:pPr>
      <w:r>
        <w:rPr>
          <w:noProof/>
          <w:lang w:val="en-US"/>
        </w:rPr>
        <w:drawing>
          <wp:inline distT="0" distB="0" distL="0" distR="0" wp14:anchorId="1E04AB48" wp14:editId="7383F120">
            <wp:extent cx="5235394" cy="2728196"/>
            <wp:effectExtent l="0" t="0" r="3810" b="0"/>
            <wp:docPr id="1470609068" name="Picture 2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609068" name="Picture 21" descr="A screenshot of a computer&#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5235394" cy="2728196"/>
                    </a:xfrm>
                    <a:prstGeom prst="rect">
                      <a:avLst/>
                    </a:prstGeom>
                  </pic:spPr>
                </pic:pic>
              </a:graphicData>
            </a:graphic>
          </wp:inline>
        </w:drawing>
      </w:r>
    </w:p>
    <w:p w14:paraId="3E6623EE" w14:textId="2B52C3E4" w:rsidR="00CB1DC9" w:rsidRDefault="000F2F87" w:rsidP="008717F8">
      <w:pPr>
        <w:pStyle w:val="Heading2"/>
        <w:numPr>
          <w:ilvl w:val="0"/>
          <w:numId w:val="2"/>
        </w:numPr>
        <w:shd w:val="clear" w:color="auto" w:fill="DAE9F7" w:themeFill="text2" w:themeFillTint="1A"/>
        <w:rPr>
          <w:lang w:val="en-US"/>
        </w:rPr>
        <w:pPrChange w:id="176" w:author="Kristy vanMarle" w:date="2024-11-08T10:37:00Z" w16du:dateUtc="2024-11-08T17:37:00Z">
          <w:pPr>
            <w:pStyle w:val="Heading2"/>
            <w:numPr>
              <w:numId w:val="2"/>
            </w:numPr>
            <w:ind w:left="720" w:hanging="360"/>
          </w:pPr>
        </w:pPrChange>
      </w:pPr>
      <w:r>
        <w:rPr>
          <w:lang w:val="en-US"/>
        </w:rPr>
        <w:t>Preprocess data for visualization</w:t>
      </w:r>
    </w:p>
    <w:p w14:paraId="0D1BEAF5" w14:textId="41163310" w:rsidR="000F2F87" w:rsidRDefault="000F2F87" w:rsidP="000F2F87">
      <w:pPr>
        <w:ind w:left="360"/>
        <w:rPr>
          <w:lang w:val="en-US"/>
        </w:rPr>
      </w:pPr>
      <w:r w:rsidRPr="000F2F87">
        <w:rPr>
          <w:lang w:val="en-US"/>
        </w:rPr>
        <w:t xml:space="preserve">Calculate frequency of each </w:t>
      </w:r>
      <w:del w:id="177" w:author="Kristy vanMarle" w:date="2024-11-08T11:15:00Z" w16du:dateUtc="2024-11-08T18:15:00Z">
        <w:r w:rsidRPr="000F2F87" w:rsidDel="00376AA3">
          <w:rPr>
            <w:lang w:val="en-US"/>
          </w:rPr>
          <w:delText>criteria</w:delText>
        </w:r>
        <w:r w:rsidR="00D6664E" w:rsidDel="00376AA3">
          <w:rPr>
            <w:lang w:val="en-US"/>
          </w:rPr>
          <w:delText xml:space="preserve"> </w:delText>
        </w:r>
      </w:del>
      <w:ins w:id="178" w:author="Kristy vanMarle" w:date="2024-11-08T11:15:00Z" w16du:dateUtc="2024-11-08T18:15:00Z">
        <w:r w:rsidR="00376AA3">
          <w:rPr>
            <w:lang w:val="en-US"/>
          </w:rPr>
          <w:t>variable</w:t>
        </w:r>
        <w:r w:rsidR="00376AA3">
          <w:rPr>
            <w:lang w:val="en-US"/>
          </w:rPr>
          <w:t xml:space="preserve"> </w:t>
        </w:r>
      </w:ins>
      <w:r w:rsidR="00D6664E">
        <w:rPr>
          <w:lang w:val="en-US"/>
        </w:rPr>
        <w:t xml:space="preserve">by using </w:t>
      </w:r>
      <w:proofErr w:type="spellStart"/>
      <w:r w:rsidR="00D6664E" w:rsidRPr="00D6664E">
        <w:rPr>
          <w:b/>
          <w:bCs/>
          <w:lang w:val="en-US"/>
        </w:rPr>
        <w:t>group_by</w:t>
      </w:r>
      <w:proofErr w:type="spellEnd"/>
      <w:r w:rsidR="00D6664E">
        <w:rPr>
          <w:lang w:val="en-US"/>
        </w:rPr>
        <w:t xml:space="preserve"> and </w:t>
      </w:r>
      <w:r w:rsidR="00D6664E" w:rsidRPr="00D6664E">
        <w:rPr>
          <w:b/>
          <w:bCs/>
          <w:lang w:val="en-US"/>
        </w:rPr>
        <w:t>summarize</w:t>
      </w:r>
    </w:p>
    <w:p w14:paraId="006CE1A1" w14:textId="064A3C3A" w:rsidR="00994F94" w:rsidRDefault="00994F94" w:rsidP="000F2F87">
      <w:pPr>
        <w:ind w:left="360"/>
        <w:rPr>
          <w:lang w:val="en-US"/>
        </w:rPr>
      </w:pPr>
      <w:r>
        <w:rPr>
          <w:noProof/>
          <w:lang w:val="en-US"/>
        </w:rPr>
        <w:lastRenderedPageBreak/>
        <w:drawing>
          <wp:inline distT="0" distB="0" distL="0" distR="0" wp14:anchorId="68F523A8" wp14:editId="3A016B80">
            <wp:extent cx="3848433" cy="5425910"/>
            <wp:effectExtent l="0" t="0" r="0" b="3810"/>
            <wp:docPr id="2077584680" name="Picture 22"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584680" name="Picture 22" descr="A screenshot of a computer program&#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3848433" cy="5425910"/>
                    </a:xfrm>
                    <a:prstGeom prst="rect">
                      <a:avLst/>
                    </a:prstGeom>
                  </pic:spPr>
                </pic:pic>
              </a:graphicData>
            </a:graphic>
          </wp:inline>
        </w:drawing>
      </w:r>
    </w:p>
    <w:p w14:paraId="1F634DB5" w14:textId="13730F00" w:rsidR="000F2F87" w:rsidRDefault="000F2F87" w:rsidP="000F2F87">
      <w:pPr>
        <w:ind w:left="360"/>
        <w:rPr>
          <w:lang w:val="en-US"/>
        </w:rPr>
      </w:pPr>
      <w:r>
        <w:rPr>
          <w:lang w:val="en-US"/>
        </w:rPr>
        <w:t xml:space="preserve">NA value in </w:t>
      </w:r>
      <w:r w:rsidRPr="000F2F87">
        <w:rPr>
          <w:b/>
          <w:bCs/>
          <w:lang w:val="en-US"/>
        </w:rPr>
        <w:t>scoring</w:t>
      </w:r>
      <w:r>
        <w:rPr>
          <w:lang w:val="en-US"/>
        </w:rPr>
        <w:t xml:space="preserve"> can</w:t>
      </w:r>
      <w:del w:id="179" w:author="Kristy vanMarle" w:date="2024-11-08T11:15:00Z" w16du:dateUtc="2024-11-08T18:15:00Z">
        <w:r w:rsidDel="00376AA3">
          <w:rPr>
            <w:lang w:val="en-US"/>
          </w:rPr>
          <w:delText xml:space="preserve"> </w:delText>
        </w:r>
      </w:del>
      <w:r>
        <w:rPr>
          <w:lang w:val="en-US"/>
        </w:rPr>
        <w:t>not be used for visualization so I turned NA value to string</w:t>
      </w:r>
      <w:r w:rsidR="00D6664E">
        <w:rPr>
          <w:lang w:val="en-US"/>
        </w:rPr>
        <w:t xml:space="preserve"> by using </w:t>
      </w:r>
      <w:r w:rsidR="00D6664E" w:rsidRPr="00D6664E">
        <w:rPr>
          <w:b/>
          <w:bCs/>
          <w:lang w:val="en-US"/>
        </w:rPr>
        <w:t>is.na</w:t>
      </w:r>
    </w:p>
    <w:p w14:paraId="2405BAE6" w14:textId="47774A25" w:rsidR="00994F94" w:rsidRDefault="00994F94" w:rsidP="000F2F87">
      <w:pPr>
        <w:ind w:left="360"/>
        <w:rPr>
          <w:lang w:val="en-US"/>
        </w:rPr>
      </w:pPr>
      <w:r>
        <w:rPr>
          <w:noProof/>
          <w:lang w:val="en-US"/>
        </w:rPr>
        <w:lastRenderedPageBreak/>
        <w:drawing>
          <wp:inline distT="0" distB="0" distL="0" distR="0" wp14:anchorId="46643632" wp14:editId="6C6752FE">
            <wp:extent cx="4595258" cy="4275190"/>
            <wp:effectExtent l="0" t="0" r="0" b="0"/>
            <wp:docPr id="520951853" name="Picture 23"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951853" name="Picture 23" descr="A screenshot of a computer code&#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4595258" cy="4275190"/>
                    </a:xfrm>
                    <a:prstGeom prst="rect">
                      <a:avLst/>
                    </a:prstGeom>
                  </pic:spPr>
                </pic:pic>
              </a:graphicData>
            </a:graphic>
          </wp:inline>
        </w:drawing>
      </w:r>
    </w:p>
    <w:p w14:paraId="405E48DD" w14:textId="33DB7E89" w:rsidR="000F2F87" w:rsidRDefault="000F2F87" w:rsidP="008717F8">
      <w:pPr>
        <w:pStyle w:val="Heading2"/>
        <w:numPr>
          <w:ilvl w:val="0"/>
          <w:numId w:val="2"/>
        </w:numPr>
        <w:shd w:val="clear" w:color="auto" w:fill="DAE9F7" w:themeFill="text2" w:themeFillTint="1A"/>
        <w:rPr>
          <w:lang w:val="en-US"/>
        </w:rPr>
        <w:pPrChange w:id="180" w:author="Kristy vanMarle" w:date="2024-11-08T10:37:00Z" w16du:dateUtc="2024-11-08T17:37:00Z">
          <w:pPr>
            <w:pStyle w:val="Heading2"/>
            <w:numPr>
              <w:numId w:val="2"/>
            </w:numPr>
            <w:ind w:left="720" w:hanging="360"/>
          </w:pPr>
        </w:pPrChange>
      </w:pPr>
      <w:r>
        <w:rPr>
          <w:lang w:val="en-US"/>
        </w:rPr>
        <w:t>Visualization</w:t>
      </w:r>
    </w:p>
    <w:p w14:paraId="00460B6C" w14:textId="77777777" w:rsidR="00376AA3" w:rsidRDefault="00376AA3" w:rsidP="000F2F87">
      <w:pPr>
        <w:ind w:left="360"/>
        <w:rPr>
          <w:ins w:id="181" w:author="Kristy vanMarle" w:date="2024-11-08T11:17:00Z" w16du:dateUtc="2024-11-08T18:17:00Z"/>
          <w:shd w:val="clear" w:color="auto" w:fill="FAE2D5" w:themeFill="accent2" w:themeFillTint="33"/>
          <w:lang w:val="en-US"/>
        </w:rPr>
      </w:pPr>
    </w:p>
    <w:p w14:paraId="2EFDE93E" w14:textId="437F289E" w:rsidR="000F2F87" w:rsidRDefault="000F2F87" w:rsidP="000F2F87">
      <w:pPr>
        <w:ind w:left="360"/>
        <w:rPr>
          <w:lang w:val="en-US"/>
        </w:rPr>
      </w:pPr>
      <w:r w:rsidRPr="00376AA3">
        <w:rPr>
          <w:shd w:val="clear" w:color="auto" w:fill="FAE2D5" w:themeFill="accent2" w:themeFillTint="33"/>
          <w:lang w:val="en-US"/>
          <w:rPrChange w:id="182" w:author="Kristy vanMarle" w:date="2024-11-08T11:16:00Z" w16du:dateUtc="2024-11-08T18:16:00Z">
            <w:rPr>
              <w:lang w:val="en-US"/>
            </w:rPr>
          </w:rPrChange>
        </w:rPr>
        <w:t xml:space="preserve">Histograms and graphs matrix for PCS and MCS </w:t>
      </w:r>
      <w:del w:id="183" w:author="Kristy vanMarle" w:date="2024-11-08T11:15:00Z" w16du:dateUtc="2024-11-08T18:15:00Z">
        <w:r w:rsidRPr="00376AA3" w:rsidDel="00376AA3">
          <w:rPr>
            <w:shd w:val="clear" w:color="auto" w:fill="FAE2D5" w:themeFill="accent2" w:themeFillTint="33"/>
            <w:lang w:val="en-US"/>
            <w:rPrChange w:id="184" w:author="Kristy vanMarle" w:date="2024-11-08T11:16:00Z" w16du:dateUtc="2024-11-08T18:16:00Z">
              <w:rPr>
                <w:lang w:val="en-US"/>
              </w:rPr>
            </w:rPrChange>
          </w:rPr>
          <w:delText xml:space="preserve">of </w:delText>
        </w:r>
      </w:del>
      <w:ins w:id="185" w:author="Kristy vanMarle" w:date="2024-11-08T11:15:00Z" w16du:dateUtc="2024-11-08T18:15:00Z">
        <w:r w:rsidR="00376AA3" w:rsidRPr="00376AA3">
          <w:rPr>
            <w:shd w:val="clear" w:color="auto" w:fill="FAE2D5" w:themeFill="accent2" w:themeFillTint="33"/>
            <w:lang w:val="en-US"/>
            <w:rPrChange w:id="186" w:author="Kristy vanMarle" w:date="2024-11-08T11:16:00Z" w16du:dateUtc="2024-11-08T18:16:00Z">
              <w:rPr>
                <w:lang w:val="en-US"/>
              </w:rPr>
            </w:rPrChange>
          </w:rPr>
          <w:t>for</w:t>
        </w:r>
        <w:r w:rsidR="00376AA3" w:rsidRPr="00376AA3">
          <w:rPr>
            <w:shd w:val="clear" w:color="auto" w:fill="FAE2D5" w:themeFill="accent2" w:themeFillTint="33"/>
            <w:lang w:val="en-US"/>
            <w:rPrChange w:id="187" w:author="Kristy vanMarle" w:date="2024-11-08T11:16:00Z" w16du:dateUtc="2024-11-08T18:16:00Z">
              <w:rPr>
                <w:lang w:val="en-US"/>
              </w:rPr>
            </w:rPrChange>
          </w:rPr>
          <w:t xml:space="preserve"> </w:t>
        </w:r>
      </w:ins>
      <w:r w:rsidRPr="00376AA3">
        <w:rPr>
          <w:shd w:val="clear" w:color="auto" w:fill="FAE2D5" w:themeFill="accent2" w:themeFillTint="33"/>
          <w:lang w:val="en-US"/>
          <w:rPrChange w:id="188" w:author="Kristy vanMarle" w:date="2024-11-08T11:16:00Z" w16du:dateUtc="2024-11-08T18:16:00Z">
            <w:rPr>
              <w:lang w:val="en-US"/>
            </w:rPr>
          </w:rPrChange>
        </w:rPr>
        <w:t>both</w:t>
      </w:r>
      <w:ins w:id="189" w:author="Kristy vanMarle" w:date="2024-11-08T11:15:00Z" w16du:dateUtc="2024-11-08T18:15:00Z">
        <w:r w:rsidR="00376AA3" w:rsidRPr="00376AA3">
          <w:rPr>
            <w:shd w:val="clear" w:color="auto" w:fill="FAE2D5" w:themeFill="accent2" w:themeFillTint="33"/>
            <w:lang w:val="en-US"/>
            <w:rPrChange w:id="190" w:author="Kristy vanMarle" w:date="2024-11-08T11:16:00Z" w16du:dateUtc="2024-11-08T18:16:00Z">
              <w:rPr>
                <w:lang w:val="en-US"/>
              </w:rPr>
            </w:rPrChange>
          </w:rPr>
          <w:t xml:space="preserve"> baseline and follow-up</w:t>
        </w:r>
      </w:ins>
      <w:r>
        <w:rPr>
          <w:lang w:val="en-US"/>
        </w:rPr>
        <w:t xml:space="preserve"> </w:t>
      </w:r>
      <w:del w:id="191" w:author="Kristy vanMarle" w:date="2024-11-08T11:15:00Z" w16du:dateUtc="2024-11-08T18:15:00Z">
        <w:r w:rsidDel="00376AA3">
          <w:rPr>
            <w:lang w:val="en-US"/>
          </w:rPr>
          <w:delText>phase</w:delText>
        </w:r>
      </w:del>
    </w:p>
    <w:p w14:paraId="22A43848" w14:textId="58E56BAA" w:rsidR="00994F94" w:rsidRDefault="00994F94" w:rsidP="000F2F87">
      <w:pPr>
        <w:ind w:left="360"/>
        <w:rPr>
          <w:lang w:val="en-US"/>
        </w:rPr>
      </w:pPr>
      <w:r>
        <w:rPr>
          <w:noProof/>
          <w:lang w:val="en-US"/>
        </w:rPr>
        <w:drawing>
          <wp:inline distT="0" distB="0" distL="0" distR="0" wp14:anchorId="74603A9C" wp14:editId="0AE52BA4">
            <wp:extent cx="5731510" cy="2099310"/>
            <wp:effectExtent l="0" t="0" r="2540" b="0"/>
            <wp:docPr id="1604906311" name="Picture 25" descr="A computer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906311" name="Picture 25" descr="A computer screen shot of a computer program&#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5731510" cy="2099310"/>
                    </a:xfrm>
                    <a:prstGeom prst="rect">
                      <a:avLst/>
                    </a:prstGeom>
                  </pic:spPr>
                </pic:pic>
              </a:graphicData>
            </a:graphic>
          </wp:inline>
        </w:drawing>
      </w:r>
    </w:p>
    <w:p w14:paraId="45A2B51F" w14:textId="2155D628" w:rsidR="00376AA3" w:rsidRDefault="00D6664E" w:rsidP="00376AA3">
      <w:pPr>
        <w:ind w:left="360"/>
        <w:rPr>
          <w:ins w:id="192" w:author="Kristy vanMarle" w:date="2024-11-08T11:16:00Z" w16du:dateUtc="2024-11-08T18:16:00Z"/>
          <w:shd w:val="clear" w:color="auto" w:fill="FAE2D5" w:themeFill="accent2" w:themeFillTint="33"/>
          <w:lang w:val="en-US"/>
        </w:rPr>
      </w:pPr>
      <w:r>
        <w:rPr>
          <w:noProof/>
          <w:lang w:val="en-US"/>
        </w:rPr>
        <w:lastRenderedPageBreak/>
        <w:drawing>
          <wp:inline distT="0" distB="0" distL="0" distR="0" wp14:anchorId="271805D8" wp14:editId="2A26A80F">
            <wp:extent cx="5731510" cy="2621915"/>
            <wp:effectExtent l="0" t="0" r="2540" b="6985"/>
            <wp:docPr id="685172037" name="Picture 26"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172037" name="Picture 26" descr="A screenshot of a computer code&#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5731510" cy="2621915"/>
                    </a:xfrm>
                    <a:prstGeom prst="rect">
                      <a:avLst/>
                    </a:prstGeom>
                  </pic:spPr>
                </pic:pic>
              </a:graphicData>
            </a:graphic>
          </wp:inline>
        </w:drawing>
      </w:r>
    </w:p>
    <w:p w14:paraId="10828113" w14:textId="77777777" w:rsidR="00376AA3" w:rsidRDefault="00376AA3" w:rsidP="000F2F87">
      <w:pPr>
        <w:ind w:left="360"/>
        <w:rPr>
          <w:ins w:id="193" w:author="Kristy vanMarle" w:date="2024-11-08T11:17:00Z" w16du:dateUtc="2024-11-08T18:17:00Z"/>
          <w:shd w:val="clear" w:color="auto" w:fill="FAE2D5" w:themeFill="accent2" w:themeFillTint="33"/>
          <w:lang w:val="en-US"/>
        </w:rPr>
      </w:pPr>
    </w:p>
    <w:p w14:paraId="46370568" w14:textId="127AEA7D" w:rsidR="000F2F87" w:rsidRDefault="000F2F87" w:rsidP="000F2F87">
      <w:pPr>
        <w:ind w:left="360"/>
        <w:rPr>
          <w:lang w:val="en-US"/>
        </w:rPr>
      </w:pPr>
      <w:r w:rsidRPr="00376AA3">
        <w:rPr>
          <w:shd w:val="clear" w:color="auto" w:fill="FAE2D5" w:themeFill="accent2" w:themeFillTint="33"/>
          <w:lang w:val="en-US"/>
          <w:rPrChange w:id="194" w:author="Kristy vanMarle" w:date="2024-11-08T11:16:00Z" w16du:dateUtc="2024-11-08T18:16:00Z">
            <w:rPr>
              <w:lang w:val="en-US"/>
            </w:rPr>
          </w:rPrChange>
        </w:rPr>
        <w:t>Graphs for general mean and standard deviation of PCS and MCS</w:t>
      </w:r>
    </w:p>
    <w:p w14:paraId="43C2A1B4" w14:textId="25617FF0" w:rsidR="00994F94" w:rsidRDefault="00D6664E" w:rsidP="000F2F87">
      <w:pPr>
        <w:ind w:left="360"/>
        <w:rPr>
          <w:lang w:val="en-US"/>
        </w:rPr>
      </w:pPr>
      <w:r>
        <w:rPr>
          <w:noProof/>
          <w:lang w:val="en-US"/>
        </w:rPr>
        <w:drawing>
          <wp:inline distT="0" distB="0" distL="0" distR="0" wp14:anchorId="2875F048" wp14:editId="0B5B94E7">
            <wp:extent cx="5731510" cy="3901440"/>
            <wp:effectExtent l="0" t="0" r="2540" b="3810"/>
            <wp:docPr id="814803998" name="Picture 27"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803998" name="Picture 27" descr="A screenshot of a computer program&#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5731510" cy="3901440"/>
                    </a:xfrm>
                    <a:prstGeom prst="rect">
                      <a:avLst/>
                    </a:prstGeom>
                  </pic:spPr>
                </pic:pic>
              </a:graphicData>
            </a:graphic>
          </wp:inline>
        </w:drawing>
      </w:r>
    </w:p>
    <w:p w14:paraId="5C3370D9" w14:textId="77777777" w:rsidR="00376AA3" w:rsidRDefault="00376AA3" w:rsidP="000F2F87">
      <w:pPr>
        <w:ind w:left="360"/>
        <w:rPr>
          <w:ins w:id="195" w:author="Kristy vanMarle" w:date="2024-11-08T11:17:00Z" w16du:dateUtc="2024-11-08T18:17:00Z"/>
          <w:shd w:val="clear" w:color="auto" w:fill="FAE2D5" w:themeFill="accent2" w:themeFillTint="33"/>
          <w:lang w:val="en-US"/>
        </w:rPr>
      </w:pPr>
    </w:p>
    <w:p w14:paraId="7239EE1D" w14:textId="77777777" w:rsidR="00376AA3" w:rsidRDefault="00376AA3" w:rsidP="000F2F87">
      <w:pPr>
        <w:ind w:left="360"/>
        <w:rPr>
          <w:ins w:id="196" w:author="Kristy vanMarle" w:date="2024-11-08T11:17:00Z" w16du:dateUtc="2024-11-08T18:17:00Z"/>
          <w:shd w:val="clear" w:color="auto" w:fill="FAE2D5" w:themeFill="accent2" w:themeFillTint="33"/>
          <w:lang w:val="en-US"/>
        </w:rPr>
      </w:pPr>
    </w:p>
    <w:p w14:paraId="0A258C5F" w14:textId="77777777" w:rsidR="00376AA3" w:rsidRDefault="00376AA3" w:rsidP="000F2F87">
      <w:pPr>
        <w:ind w:left="360"/>
        <w:rPr>
          <w:ins w:id="197" w:author="Kristy vanMarle" w:date="2024-11-08T11:17:00Z" w16du:dateUtc="2024-11-08T18:17:00Z"/>
          <w:shd w:val="clear" w:color="auto" w:fill="FAE2D5" w:themeFill="accent2" w:themeFillTint="33"/>
          <w:lang w:val="en-US"/>
        </w:rPr>
      </w:pPr>
    </w:p>
    <w:p w14:paraId="6DE7DD33" w14:textId="77777777" w:rsidR="00376AA3" w:rsidRDefault="00376AA3" w:rsidP="000F2F87">
      <w:pPr>
        <w:ind w:left="360"/>
        <w:rPr>
          <w:ins w:id="198" w:author="Kristy vanMarle" w:date="2024-11-08T11:17:00Z" w16du:dateUtc="2024-11-08T18:17:00Z"/>
          <w:shd w:val="clear" w:color="auto" w:fill="FAE2D5" w:themeFill="accent2" w:themeFillTint="33"/>
          <w:lang w:val="en-US"/>
        </w:rPr>
      </w:pPr>
    </w:p>
    <w:p w14:paraId="3F3AF5BE" w14:textId="142F193C" w:rsidR="000F2F87" w:rsidRDefault="000F2F87" w:rsidP="000F2F87">
      <w:pPr>
        <w:ind w:left="360"/>
        <w:rPr>
          <w:lang w:val="en-US"/>
        </w:rPr>
      </w:pPr>
      <w:r w:rsidRPr="00376AA3">
        <w:rPr>
          <w:shd w:val="clear" w:color="auto" w:fill="FAE2D5" w:themeFill="accent2" w:themeFillTint="33"/>
          <w:lang w:val="en-US"/>
          <w:rPrChange w:id="199" w:author="Kristy vanMarle" w:date="2024-11-08T11:16:00Z" w16du:dateUtc="2024-11-08T18:16:00Z">
            <w:rPr>
              <w:lang w:val="en-US"/>
            </w:rPr>
          </w:rPrChange>
        </w:rPr>
        <w:lastRenderedPageBreak/>
        <w:t>Graphs for percentages of input distribution by participants</w:t>
      </w:r>
      <w:r>
        <w:rPr>
          <w:lang w:val="en-US"/>
        </w:rPr>
        <w:t xml:space="preserve"> </w:t>
      </w:r>
    </w:p>
    <w:p w14:paraId="1001BAE8" w14:textId="76801E36" w:rsidR="00D6664E" w:rsidRDefault="00D6664E" w:rsidP="000F2F87">
      <w:pPr>
        <w:ind w:left="360"/>
        <w:rPr>
          <w:lang w:val="en-US"/>
        </w:rPr>
      </w:pPr>
      <w:r>
        <w:rPr>
          <w:noProof/>
          <w:lang w:val="en-US"/>
        </w:rPr>
        <w:drawing>
          <wp:inline distT="0" distB="0" distL="0" distR="0" wp14:anchorId="2C13F49B" wp14:editId="4BBE8AC2">
            <wp:extent cx="5731510" cy="4521200"/>
            <wp:effectExtent l="0" t="0" r="2540" b="0"/>
            <wp:docPr id="989735218" name="Picture 28" descr="R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735218" name="Picture 989735218" descr="RStudio"/>
                    <pic:cNvPicPr/>
                  </pic:nvPicPr>
                  <pic:blipFill>
                    <a:blip r:embed="rId31">
                      <a:extLst>
                        <a:ext uri="{28A0092B-C50C-407E-A947-70E740481C1C}">
                          <a14:useLocalDpi xmlns:a14="http://schemas.microsoft.com/office/drawing/2010/main" val="0"/>
                        </a:ext>
                      </a:extLst>
                    </a:blip>
                    <a:stretch>
                      <a:fillRect/>
                    </a:stretch>
                  </pic:blipFill>
                  <pic:spPr>
                    <a:xfrm>
                      <a:off x="0" y="0"/>
                      <a:ext cx="5731510" cy="4521200"/>
                    </a:xfrm>
                    <a:prstGeom prst="rect">
                      <a:avLst/>
                    </a:prstGeom>
                  </pic:spPr>
                </pic:pic>
              </a:graphicData>
            </a:graphic>
          </wp:inline>
        </w:drawing>
      </w:r>
    </w:p>
    <w:p w14:paraId="6F5E7AFA" w14:textId="72891544" w:rsidR="000F2F87" w:rsidRDefault="000F2F87" w:rsidP="000F2F87">
      <w:pPr>
        <w:ind w:left="360"/>
        <w:rPr>
          <w:lang w:val="en-US"/>
        </w:rPr>
      </w:pPr>
      <w:r w:rsidRPr="00376AA3">
        <w:rPr>
          <w:shd w:val="clear" w:color="auto" w:fill="FAE2D5" w:themeFill="accent2" w:themeFillTint="33"/>
          <w:lang w:val="en-US"/>
          <w:rPrChange w:id="200" w:author="Kristy vanMarle" w:date="2024-11-08T11:16:00Z" w16du:dateUtc="2024-11-08T18:16:00Z">
            <w:rPr>
              <w:lang w:val="en-US"/>
            </w:rPr>
          </w:rPrChange>
        </w:rPr>
        <w:t>Graphs for mean value of input distribution by participants and for each criterion</w:t>
      </w:r>
    </w:p>
    <w:p w14:paraId="4B231EC1" w14:textId="7C262C5C" w:rsidR="00D6664E" w:rsidRDefault="00D6664E" w:rsidP="000F2F87">
      <w:pPr>
        <w:ind w:left="360"/>
        <w:rPr>
          <w:lang w:val="en-US"/>
        </w:rPr>
      </w:pPr>
      <w:r>
        <w:rPr>
          <w:noProof/>
          <w:lang w:val="en-US"/>
        </w:rPr>
        <w:drawing>
          <wp:inline distT="0" distB="0" distL="0" distR="0" wp14:anchorId="5F80B5BD" wp14:editId="7B935641">
            <wp:extent cx="4522424" cy="3567432"/>
            <wp:effectExtent l="0" t="0" r="0" b="1270"/>
            <wp:docPr id="442324722" name="Picture 29" descr="R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324722" name="Picture 442324722" descr="RStudio"/>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636842" cy="3657688"/>
                    </a:xfrm>
                    <a:prstGeom prst="rect">
                      <a:avLst/>
                    </a:prstGeom>
                  </pic:spPr>
                </pic:pic>
              </a:graphicData>
            </a:graphic>
          </wp:inline>
        </w:drawing>
      </w:r>
    </w:p>
    <w:p w14:paraId="591583A4" w14:textId="67DE02ED" w:rsidR="000F2F87" w:rsidRDefault="000F2F87" w:rsidP="000F2F87">
      <w:pPr>
        <w:ind w:left="360"/>
        <w:rPr>
          <w:lang w:val="en-US"/>
        </w:rPr>
      </w:pPr>
      <w:r w:rsidRPr="00376AA3">
        <w:rPr>
          <w:shd w:val="clear" w:color="auto" w:fill="FAE2D5" w:themeFill="accent2" w:themeFillTint="33"/>
          <w:lang w:val="en-US"/>
          <w:rPrChange w:id="201" w:author="Kristy vanMarle" w:date="2024-11-08T11:16:00Z" w16du:dateUtc="2024-11-08T18:16:00Z">
            <w:rPr>
              <w:lang w:val="en-US"/>
            </w:rPr>
          </w:rPrChange>
        </w:rPr>
        <w:lastRenderedPageBreak/>
        <w:t>Pie graphs for response percentage for each criterion</w:t>
      </w:r>
      <w:r>
        <w:rPr>
          <w:lang w:val="en-US"/>
        </w:rPr>
        <w:t xml:space="preserve"> </w:t>
      </w:r>
    </w:p>
    <w:p w14:paraId="38CD2B23" w14:textId="274F771C" w:rsidR="000F2F87" w:rsidRDefault="00D6664E" w:rsidP="000F2F87">
      <w:pPr>
        <w:ind w:left="360"/>
        <w:rPr>
          <w:lang w:val="en-US"/>
        </w:rPr>
      </w:pPr>
      <w:r>
        <w:rPr>
          <w:noProof/>
          <w:lang w:val="en-US"/>
        </w:rPr>
        <w:drawing>
          <wp:inline distT="0" distB="0" distL="0" distR="0" wp14:anchorId="2E992FDC" wp14:editId="00C58822">
            <wp:extent cx="5731510" cy="4521200"/>
            <wp:effectExtent l="0" t="0" r="2540" b="0"/>
            <wp:docPr id="335987658" name="Picture 30" descr="R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987658" name="Picture 335987658" descr="RStudio"/>
                    <pic:cNvPicPr/>
                  </pic:nvPicPr>
                  <pic:blipFill>
                    <a:blip r:embed="rId33">
                      <a:extLst>
                        <a:ext uri="{28A0092B-C50C-407E-A947-70E740481C1C}">
                          <a14:useLocalDpi xmlns:a14="http://schemas.microsoft.com/office/drawing/2010/main" val="0"/>
                        </a:ext>
                      </a:extLst>
                    </a:blip>
                    <a:stretch>
                      <a:fillRect/>
                    </a:stretch>
                  </pic:blipFill>
                  <pic:spPr>
                    <a:xfrm>
                      <a:off x="0" y="0"/>
                      <a:ext cx="5731510" cy="4521200"/>
                    </a:xfrm>
                    <a:prstGeom prst="rect">
                      <a:avLst/>
                    </a:prstGeom>
                  </pic:spPr>
                </pic:pic>
              </a:graphicData>
            </a:graphic>
          </wp:inline>
        </w:drawing>
      </w:r>
    </w:p>
    <w:p w14:paraId="65F1EF1E" w14:textId="77777777" w:rsidR="000F2F87" w:rsidRPr="000F2F87" w:rsidRDefault="000F2F87" w:rsidP="000F2F87">
      <w:pPr>
        <w:ind w:left="360"/>
        <w:rPr>
          <w:lang w:val="en-US"/>
        </w:rPr>
      </w:pPr>
    </w:p>
    <w:p w14:paraId="20FEF089" w14:textId="77777777" w:rsidR="000F2F87" w:rsidRPr="000F2F87" w:rsidRDefault="000F2F87" w:rsidP="000F2F87">
      <w:pPr>
        <w:ind w:left="360"/>
        <w:rPr>
          <w:lang w:val="en-US"/>
        </w:rPr>
      </w:pPr>
    </w:p>
    <w:sectPr w:rsidR="000F2F87" w:rsidRPr="000F2F87" w:rsidSect="002D76E8">
      <w:type w:val="continuous"/>
      <w:pgSz w:w="11906" w:h="16838"/>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6" w:author="Kristy vanMarle" w:date="2024-11-08T10:43:00Z" w:initials="kvm">
    <w:p w14:paraId="63356F6D" w14:textId="77777777" w:rsidR="00496497" w:rsidRDefault="00496497" w:rsidP="00496497">
      <w:r>
        <w:rPr>
          <w:rStyle w:val="CommentReference"/>
        </w:rPr>
        <w:annotationRef/>
      </w:r>
      <w:r>
        <w:rPr>
          <w:color w:val="000000"/>
          <w:sz w:val="20"/>
          <w:szCs w:val="20"/>
        </w:rPr>
        <w:t>I added some formatting that is typical for documents in OHAIRE Lab, I liked how you used Styles for the numbered sections. I added styles to some subheadings where it seemed potentially useful to for navigating with Table of Content.</w:t>
      </w:r>
    </w:p>
  </w:comment>
  <w:comment w:id="27" w:author="Kristy vanMarle" w:date="2024-11-08T10:45:00Z" w:initials="kvm">
    <w:p w14:paraId="18D9BDD3" w14:textId="77777777" w:rsidR="00EC3450" w:rsidRDefault="00FC1A5B" w:rsidP="00EC3450">
      <w:r>
        <w:rPr>
          <w:rStyle w:val="CommentReference"/>
        </w:rPr>
        <w:annotationRef/>
      </w:r>
      <w:r w:rsidR="00EC3450">
        <w:rPr>
          <w:sz w:val="20"/>
          <w:szCs w:val="20"/>
        </w:rPr>
        <w:t xml:space="preserve">Maybe here we can have a subsection listing all required transformations - even a table, though that might be a little too much and not necessary. </w:t>
      </w:r>
      <w:r w:rsidR="00EC3450">
        <w:rPr>
          <w:sz w:val="20"/>
          <w:szCs w:val="20"/>
        </w:rPr>
        <w:cr/>
      </w:r>
      <w:r w:rsidR="00EC3450">
        <w:rPr>
          <w:sz w:val="20"/>
          <w:szCs w:val="20"/>
        </w:rPr>
        <w:cr/>
        <w:t>So, a list of each transformation type (reversal, reduce by 1 then reverse) and the variables listed that get each type.</w:t>
      </w:r>
    </w:p>
    <w:p w14:paraId="74540803" w14:textId="77777777" w:rsidR="00EC3450" w:rsidRDefault="00EC3450" w:rsidP="00EC3450"/>
    <w:p w14:paraId="546613E4" w14:textId="77777777" w:rsidR="00EC3450" w:rsidRDefault="00EC3450" w:rsidP="00EC3450">
      <w:r>
        <w:rPr>
          <w:sz w:val="20"/>
          <w:szCs w:val="20"/>
        </w:rPr>
        <w:t xml:space="preserve">This way, the person following the instructions can see before starting the computations exactly how many variables will need to be pre-processed :) </w:t>
      </w:r>
    </w:p>
  </w:comment>
  <w:comment w:id="35" w:author="Kristy vanMarle" w:date="2024-11-08T10:34:00Z" w:initials="kvm">
    <w:p w14:paraId="14E67470" w14:textId="461A3BFA" w:rsidR="002C6132" w:rsidRDefault="002C6132" w:rsidP="002C6132">
      <w:r>
        <w:rPr>
          <w:rStyle w:val="CommentReference"/>
        </w:rPr>
        <w:annotationRef/>
      </w:r>
      <w:r>
        <w:rPr>
          <w:color w:val="000000"/>
          <w:sz w:val="20"/>
          <w:szCs w:val="20"/>
        </w:rPr>
        <w:t xml:space="preserve">I see the code here for reversing VR_1 and VR_7, but do not see code for reversing VR_2. Please add this (between the code fro 1 and 7, so it matches the order listed in the heading :) </w:t>
      </w:r>
    </w:p>
  </w:comment>
  <w:comment w:id="48" w:author="Kristy vanMarle" w:date="2024-11-08T10:53:00Z" w:initials="kvm">
    <w:p w14:paraId="1C216A2C" w14:textId="77777777" w:rsidR="00E47584" w:rsidRDefault="00E47584" w:rsidP="00E47584">
      <w:r>
        <w:rPr>
          <w:rStyle w:val="CommentReference"/>
        </w:rPr>
        <w:annotationRef/>
      </w:r>
      <w:r>
        <w:rPr>
          <w:sz w:val="20"/>
          <w:szCs w:val="20"/>
        </w:rPr>
        <w:t xml:space="preserve">I added ‘pre-processed” here to be clear that we do this on the raw data after all reversal/scoring pre-processing :) </w:t>
      </w:r>
    </w:p>
  </w:comment>
  <w:comment w:id="149" w:author="Kristy vanMarle" w:date="2024-11-08T11:08:00Z" w:initials="kvm">
    <w:p w14:paraId="13BF075F" w14:textId="77777777" w:rsidR="00DA6F1C" w:rsidRDefault="00DA6F1C" w:rsidP="00DA6F1C">
      <w:r>
        <w:rPr>
          <w:rStyle w:val="CommentReference"/>
        </w:rPr>
        <w:annotationRef/>
      </w:r>
      <w:r>
        <w:rPr>
          <w:color w:val="000000"/>
          <w:sz w:val="20"/>
          <w:szCs w:val="20"/>
        </w:rPr>
        <w:t>I think we can use some other terminology for some of these things that will make this more consistent with other lab documents. I have edited these headings and you can perhaps edit your code (what’s screenshotted) to be consistent. Eg., the term ‘criteria’ is a little confusing to me and might be replaced with another term - we can talk about this when we meet.</w:t>
      </w:r>
    </w:p>
    <w:p w14:paraId="228A7FB6" w14:textId="77777777" w:rsidR="00DA6F1C" w:rsidRDefault="00DA6F1C" w:rsidP="00DA6F1C"/>
    <w:p w14:paraId="3652256F" w14:textId="77777777" w:rsidR="00DA6F1C" w:rsidRDefault="00DA6F1C" w:rsidP="00DA6F1C">
      <w:r>
        <w:rPr>
          <w:color w:val="000000"/>
          <w:sz w:val="20"/>
          <w:szCs w:val="20"/>
        </w:rPr>
        <w:t xml:space="preserve">Also… I see # Eliminate transform columns in data in your code here and wonder if this is the elimination of the columns we decided to keep in (we want to show all steps of the transformations in the output)  </w:t>
      </w:r>
    </w:p>
    <w:p w14:paraId="0872F5A2" w14:textId="77777777" w:rsidR="00DA6F1C" w:rsidRDefault="00DA6F1C" w:rsidP="00DA6F1C"/>
    <w:p w14:paraId="02900086" w14:textId="77777777" w:rsidR="00DA6F1C" w:rsidRDefault="00DA6F1C" w:rsidP="00DA6F1C">
      <w:r>
        <w:rPr>
          <w:color w:val="000000"/>
          <w:sz w:val="20"/>
          <w:szCs w:val="20"/>
        </w:rPr>
        <w:t xml:space="preserve">We can chat about this when we meet :)  </w:t>
      </w:r>
    </w:p>
  </w:comment>
  <w:comment w:id="151" w:author="Kristy vanMarle" w:date="2024-11-08T11:09:00Z" w:initials="kvm">
    <w:p w14:paraId="5586A074" w14:textId="77777777" w:rsidR="003B1574" w:rsidRDefault="003B1574" w:rsidP="003B1574">
      <w:r>
        <w:rPr>
          <w:rStyle w:val="CommentReference"/>
        </w:rPr>
        <w:annotationRef/>
      </w:r>
      <w:r>
        <w:rPr>
          <w:color w:val="000000"/>
          <w:sz w:val="20"/>
          <w:szCs w:val="20"/>
        </w:rPr>
        <w:t xml:space="preserve">Again, I’m a little confused by this term. Let’s chat about what you mean here :) </w:t>
      </w:r>
    </w:p>
  </w:comment>
  <w:comment w:id="160" w:author="Kristy vanMarle" w:date="2024-11-08T11:10:00Z" w:initials="kvm">
    <w:p w14:paraId="6355713C" w14:textId="77777777" w:rsidR="001E4CF0" w:rsidRDefault="001E4CF0" w:rsidP="001E4CF0">
      <w:r>
        <w:rPr>
          <w:rStyle w:val="CommentReference"/>
        </w:rPr>
        <w:annotationRef/>
      </w:r>
      <w:r>
        <w:rPr>
          <w:color w:val="000000"/>
          <w:sz w:val="20"/>
          <w:szCs w:val="20"/>
        </w:rPr>
        <w:t>Is “criteria group” condition? Like Service dog vs Waitlist?</w:t>
      </w:r>
    </w:p>
  </w:comment>
  <w:comment w:id="168" w:author="Kristy vanMarle" w:date="2024-11-08T11:11:00Z" w:initials="kvm">
    <w:p w14:paraId="7485F25A" w14:textId="77777777" w:rsidR="001E4CF0" w:rsidRDefault="001E4CF0" w:rsidP="001E4CF0">
      <w:r>
        <w:rPr>
          <w:rStyle w:val="CommentReference"/>
        </w:rPr>
        <w:annotationRef/>
      </w:r>
      <w:r>
        <w:rPr>
          <w:color w:val="000000"/>
          <w:sz w:val="20"/>
          <w:szCs w:val="20"/>
        </w:rPr>
        <w:t>Maybe “criteria” means “transformed variable”?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63356F6D" w15:done="0"/>
  <w15:commentEx w15:paraId="546613E4" w15:done="0"/>
  <w15:commentEx w15:paraId="14E67470" w15:done="0"/>
  <w15:commentEx w15:paraId="1C216A2C" w15:done="0"/>
  <w15:commentEx w15:paraId="02900086" w15:done="0"/>
  <w15:commentEx w15:paraId="5586A074" w15:done="0"/>
  <w15:commentEx w15:paraId="6355713C" w15:done="0"/>
  <w15:commentEx w15:paraId="7485F25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2DA6BD8" w16cex:dateUtc="2024-11-08T17:43:00Z"/>
  <w16cex:commentExtensible w16cex:durableId="134EBAC7" w16cex:dateUtc="2024-11-08T17:45:00Z"/>
  <w16cex:commentExtensible w16cex:durableId="0C53FE84" w16cex:dateUtc="2024-11-08T17:34:00Z"/>
  <w16cex:commentExtensible w16cex:durableId="2A67CFBF" w16cex:dateUtc="2024-11-08T17:53:00Z"/>
  <w16cex:commentExtensible w16cex:durableId="69B2B92F" w16cex:dateUtc="2024-11-08T18:08:00Z"/>
  <w16cex:commentExtensible w16cex:durableId="1352430A" w16cex:dateUtc="2024-11-08T18:09:00Z"/>
  <w16cex:commentExtensible w16cex:durableId="46D7AF77" w16cex:dateUtc="2024-11-08T18:10:00Z"/>
  <w16cex:commentExtensible w16cex:durableId="60ABE823" w16cex:dateUtc="2024-11-08T18: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63356F6D" w16cid:durableId="62DA6BD8"/>
  <w16cid:commentId w16cid:paraId="546613E4" w16cid:durableId="134EBAC7"/>
  <w16cid:commentId w16cid:paraId="14E67470" w16cid:durableId="0C53FE84"/>
  <w16cid:commentId w16cid:paraId="1C216A2C" w16cid:durableId="2A67CFBF"/>
  <w16cid:commentId w16cid:paraId="02900086" w16cid:durableId="69B2B92F"/>
  <w16cid:commentId w16cid:paraId="5586A074" w16cid:durableId="1352430A"/>
  <w16cid:commentId w16cid:paraId="6355713C" w16cid:durableId="46D7AF77"/>
  <w16cid:commentId w16cid:paraId="7485F25A" w16cid:durableId="60ABE82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3E5A1A"/>
    <w:multiLevelType w:val="hybridMultilevel"/>
    <w:tmpl w:val="B1C0951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19B2050"/>
    <w:multiLevelType w:val="hybridMultilevel"/>
    <w:tmpl w:val="E7E24E82"/>
    <w:lvl w:ilvl="0" w:tplc="3809000F">
      <w:start w:val="1"/>
      <w:numFmt w:val="decimal"/>
      <w:lvlText w:val="%1."/>
      <w:lvlJc w:val="left"/>
      <w:pPr>
        <w:ind w:left="810" w:hanging="360"/>
      </w:pPr>
      <w:rPr>
        <w:rFonts w:hint="default"/>
      </w:rPr>
    </w:lvl>
    <w:lvl w:ilvl="1" w:tplc="38090019" w:tentative="1">
      <w:start w:val="1"/>
      <w:numFmt w:val="lowerLetter"/>
      <w:lvlText w:val="%2."/>
      <w:lvlJc w:val="left"/>
      <w:pPr>
        <w:ind w:left="1530" w:hanging="360"/>
      </w:pPr>
    </w:lvl>
    <w:lvl w:ilvl="2" w:tplc="3809001B" w:tentative="1">
      <w:start w:val="1"/>
      <w:numFmt w:val="lowerRoman"/>
      <w:lvlText w:val="%3."/>
      <w:lvlJc w:val="right"/>
      <w:pPr>
        <w:ind w:left="2250" w:hanging="180"/>
      </w:pPr>
    </w:lvl>
    <w:lvl w:ilvl="3" w:tplc="3809000F" w:tentative="1">
      <w:start w:val="1"/>
      <w:numFmt w:val="decimal"/>
      <w:lvlText w:val="%4."/>
      <w:lvlJc w:val="left"/>
      <w:pPr>
        <w:ind w:left="2970" w:hanging="360"/>
      </w:pPr>
    </w:lvl>
    <w:lvl w:ilvl="4" w:tplc="38090019" w:tentative="1">
      <w:start w:val="1"/>
      <w:numFmt w:val="lowerLetter"/>
      <w:lvlText w:val="%5."/>
      <w:lvlJc w:val="left"/>
      <w:pPr>
        <w:ind w:left="3690" w:hanging="360"/>
      </w:pPr>
    </w:lvl>
    <w:lvl w:ilvl="5" w:tplc="3809001B" w:tentative="1">
      <w:start w:val="1"/>
      <w:numFmt w:val="lowerRoman"/>
      <w:lvlText w:val="%6."/>
      <w:lvlJc w:val="right"/>
      <w:pPr>
        <w:ind w:left="4410" w:hanging="180"/>
      </w:pPr>
    </w:lvl>
    <w:lvl w:ilvl="6" w:tplc="3809000F" w:tentative="1">
      <w:start w:val="1"/>
      <w:numFmt w:val="decimal"/>
      <w:lvlText w:val="%7."/>
      <w:lvlJc w:val="left"/>
      <w:pPr>
        <w:ind w:left="5130" w:hanging="360"/>
      </w:pPr>
    </w:lvl>
    <w:lvl w:ilvl="7" w:tplc="38090019" w:tentative="1">
      <w:start w:val="1"/>
      <w:numFmt w:val="lowerLetter"/>
      <w:lvlText w:val="%8."/>
      <w:lvlJc w:val="left"/>
      <w:pPr>
        <w:ind w:left="5850" w:hanging="360"/>
      </w:pPr>
    </w:lvl>
    <w:lvl w:ilvl="8" w:tplc="3809001B" w:tentative="1">
      <w:start w:val="1"/>
      <w:numFmt w:val="lowerRoman"/>
      <w:lvlText w:val="%9."/>
      <w:lvlJc w:val="right"/>
      <w:pPr>
        <w:ind w:left="6570" w:hanging="180"/>
      </w:pPr>
    </w:lvl>
  </w:abstractNum>
  <w:num w:numId="1" w16cid:durableId="1159807129">
    <w:abstractNumId w:val="1"/>
  </w:num>
  <w:num w:numId="2" w16cid:durableId="50039150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Kristy vanMarle">
    <w15:presenceInfo w15:providerId="None" w15:userId="Kristy vanMarl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31"/>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E20"/>
    <w:rsid w:val="00012B63"/>
    <w:rsid w:val="00071D20"/>
    <w:rsid w:val="000F2F87"/>
    <w:rsid w:val="0010169B"/>
    <w:rsid w:val="00184D90"/>
    <w:rsid w:val="001E4CF0"/>
    <w:rsid w:val="002C6132"/>
    <w:rsid w:val="002D76E8"/>
    <w:rsid w:val="002F03B0"/>
    <w:rsid w:val="002F7A4C"/>
    <w:rsid w:val="00376AA3"/>
    <w:rsid w:val="003B1574"/>
    <w:rsid w:val="003C21E1"/>
    <w:rsid w:val="003F32CB"/>
    <w:rsid w:val="00412130"/>
    <w:rsid w:val="00432974"/>
    <w:rsid w:val="00472E8A"/>
    <w:rsid w:val="00487CE9"/>
    <w:rsid w:val="00496497"/>
    <w:rsid w:val="0052151F"/>
    <w:rsid w:val="00555F77"/>
    <w:rsid w:val="0059525D"/>
    <w:rsid w:val="005A762A"/>
    <w:rsid w:val="006A5E57"/>
    <w:rsid w:val="006B0E0C"/>
    <w:rsid w:val="006D70F5"/>
    <w:rsid w:val="0076665B"/>
    <w:rsid w:val="007C3617"/>
    <w:rsid w:val="007C3B6A"/>
    <w:rsid w:val="007F51E5"/>
    <w:rsid w:val="00817638"/>
    <w:rsid w:val="00835F28"/>
    <w:rsid w:val="008717F8"/>
    <w:rsid w:val="00871AA2"/>
    <w:rsid w:val="008B6B7D"/>
    <w:rsid w:val="008F2151"/>
    <w:rsid w:val="00901A51"/>
    <w:rsid w:val="009526C3"/>
    <w:rsid w:val="00990E20"/>
    <w:rsid w:val="00994F94"/>
    <w:rsid w:val="009D16ED"/>
    <w:rsid w:val="00AB4645"/>
    <w:rsid w:val="00AD408C"/>
    <w:rsid w:val="00B040F0"/>
    <w:rsid w:val="00B06F2E"/>
    <w:rsid w:val="00B45E55"/>
    <w:rsid w:val="00B71D27"/>
    <w:rsid w:val="00C04946"/>
    <w:rsid w:val="00C431AB"/>
    <w:rsid w:val="00CA0C3A"/>
    <w:rsid w:val="00CB1DC9"/>
    <w:rsid w:val="00D6664E"/>
    <w:rsid w:val="00D85FCB"/>
    <w:rsid w:val="00DA6F1C"/>
    <w:rsid w:val="00DF7CDC"/>
    <w:rsid w:val="00E47584"/>
    <w:rsid w:val="00EC3450"/>
    <w:rsid w:val="00F275AF"/>
    <w:rsid w:val="00F50C49"/>
    <w:rsid w:val="00FC1A5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B132F"/>
  <w15:chartTrackingRefBased/>
  <w15:docId w15:val="{0BBEED98-508F-4494-8B2D-A5009BE2C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0E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90E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90E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90E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0E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0E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0E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0E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0E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0E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90E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90E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90E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0E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0E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0E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0E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0E20"/>
    <w:rPr>
      <w:rFonts w:eastAsiaTheme="majorEastAsia" w:cstheme="majorBidi"/>
      <w:color w:val="272727" w:themeColor="text1" w:themeTint="D8"/>
    </w:rPr>
  </w:style>
  <w:style w:type="paragraph" w:styleId="Title">
    <w:name w:val="Title"/>
    <w:basedOn w:val="Normal"/>
    <w:next w:val="Normal"/>
    <w:link w:val="TitleChar"/>
    <w:uiPriority w:val="10"/>
    <w:qFormat/>
    <w:rsid w:val="00990E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0E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0E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0E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0E20"/>
    <w:pPr>
      <w:spacing w:before="160"/>
      <w:jc w:val="center"/>
    </w:pPr>
    <w:rPr>
      <w:i/>
      <w:iCs/>
      <w:color w:val="404040" w:themeColor="text1" w:themeTint="BF"/>
    </w:rPr>
  </w:style>
  <w:style w:type="character" w:customStyle="1" w:styleId="QuoteChar">
    <w:name w:val="Quote Char"/>
    <w:basedOn w:val="DefaultParagraphFont"/>
    <w:link w:val="Quote"/>
    <w:uiPriority w:val="29"/>
    <w:rsid w:val="00990E20"/>
    <w:rPr>
      <w:i/>
      <w:iCs/>
      <w:color w:val="404040" w:themeColor="text1" w:themeTint="BF"/>
    </w:rPr>
  </w:style>
  <w:style w:type="paragraph" w:styleId="ListParagraph">
    <w:name w:val="List Paragraph"/>
    <w:basedOn w:val="Normal"/>
    <w:uiPriority w:val="34"/>
    <w:qFormat/>
    <w:rsid w:val="00990E20"/>
    <w:pPr>
      <w:ind w:left="720"/>
      <w:contextualSpacing/>
    </w:pPr>
  </w:style>
  <w:style w:type="character" w:styleId="IntenseEmphasis">
    <w:name w:val="Intense Emphasis"/>
    <w:basedOn w:val="DefaultParagraphFont"/>
    <w:uiPriority w:val="21"/>
    <w:qFormat/>
    <w:rsid w:val="00990E20"/>
    <w:rPr>
      <w:i/>
      <w:iCs/>
      <w:color w:val="0F4761" w:themeColor="accent1" w:themeShade="BF"/>
    </w:rPr>
  </w:style>
  <w:style w:type="paragraph" w:styleId="IntenseQuote">
    <w:name w:val="Intense Quote"/>
    <w:basedOn w:val="Normal"/>
    <w:next w:val="Normal"/>
    <w:link w:val="IntenseQuoteChar"/>
    <w:uiPriority w:val="30"/>
    <w:qFormat/>
    <w:rsid w:val="00990E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0E20"/>
    <w:rPr>
      <w:i/>
      <w:iCs/>
      <w:color w:val="0F4761" w:themeColor="accent1" w:themeShade="BF"/>
    </w:rPr>
  </w:style>
  <w:style w:type="character" w:styleId="IntenseReference">
    <w:name w:val="Intense Reference"/>
    <w:basedOn w:val="DefaultParagraphFont"/>
    <w:uiPriority w:val="32"/>
    <w:qFormat/>
    <w:rsid w:val="00990E20"/>
    <w:rPr>
      <w:b/>
      <w:bCs/>
      <w:smallCaps/>
      <w:color w:val="0F4761" w:themeColor="accent1" w:themeShade="BF"/>
      <w:spacing w:val="5"/>
    </w:rPr>
  </w:style>
  <w:style w:type="paragraph" w:styleId="Revision">
    <w:name w:val="Revision"/>
    <w:hidden/>
    <w:uiPriority w:val="99"/>
    <w:semiHidden/>
    <w:rsid w:val="0010169B"/>
    <w:pPr>
      <w:spacing w:after="0" w:line="240" w:lineRule="auto"/>
    </w:pPr>
  </w:style>
  <w:style w:type="character" w:styleId="CommentReference">
    <w:name w:val="annotation reference"/>
    <w:basedOn w:val="DefaultParagraphFont"/>
    <w:uiPriority w:val="99"/>
    <w:semiHidden/>
    <w:unhideWhenUsed/>
    <w:rsid w:val="002C6132"/>
    <w:rPr>
      <w:sz w:val="16"/>
      <w:szCs w:val="16"/>
    </w:rPr>
  </w:style>
  <w:style w:type="paragraph" w:styleId="CommentText">
    <w:name w:val="annotation text"/>
    <w:basedOn w:val="Normal"/>
    <w:link w:val="CommentTextChar"/>
    <w:uiPriority w:val="99"/>
    <w:semiHidden/>
    <w:unhideWhenUsed/>
    <w:rsid w:val="002C6132"/>
    <w:pPr>
      <w:spacing w:line="240" w:lineRule="auto"/>
    </w:pPr>
    <w:rPr>
      <w:sz w:val="20"/>
      <w:szCs w:val="20"/>
    </w:rPr>
  </w:style>
  <w:style w:type="character" w:customStyle="1" w:styleId="CommentTextChar">
    <w:name w:val="Comment Text Char"/>
    <w:basedOn w:val="DefaultParagraphFont"/>
    <w:link w:val="CommentText"/>
    <w:uiPriority w:val="99"/>
    <w:semiHidden/>
    <w:rsid w:val="002C6132"/>
    <w:rPr>
      <w:sz w:val="20"/>
      <w:szCs w:val="20"/>
    </w:rPr>
  </w:style>
  <w:style w:type="paragraph" w:styleId="CommentSubject">
    <w:name w:val="annotation subject"/>
    <w:basedOn w:val="CommentText"/>
    <w:next w:val="CommentText"/>
    <w:link w:val="CommentSubjectChar"/>
    <w:uiPriority w:val="99"/>
    <w:semiHidden/>
    <w:unhideWhenUsed/>
    <w:rsid w:val="002C6132"/>
    <w:rPr>
      <w:b/>
      <w:bCs/>
    </w:rPr>
  </w:style>
  <w:style w:type="character" w:customStyle="1" w:styleId="CommentSubjectChar">
    <w:name w:val="Comment Subject Char"/>
    <w:basedOn w:val="CommentTextChar"/>
    <w:link w:val="CommentSubject"/>
    <w:uiPriority w:val="99"/>
    <w:semiHidden/>
    <w:rsid w:val="002C613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tmp"/><Relationship Id="rId18" Type="http://schemas.openxmlformats.org/officeDocument/2006/relationships/image" Target="media/image10.tmp"/><Relationship Id="rId26" Type="http://schemas.openxmlformats.org/officeDocument/2006/relationships/image" Target="media/image18.tmp"/><Relationship Id="rId3" Type="http://schemas.openxmlformats.org/officeDocument/2006/relationships/settings" Target="settings.xml"/><Relationship Id="rId21" Type="http://schemas.openxmlformats.org/officeDocument/2006/relationships/image" Target="media/image13.tmp"/><Relationship Id="rId34" Type="http://schemas.openxmlformats.org/officeDocument/2006/relationships/fontTable" Target="fontTable.xml"/><Relationship Id="rId7" Type="http://schemas.microsoft.com/office/2016/09/relationships/commentsIds" Target="commentsIds.xml"/><Relationship Id="rId12" Type="http://schemas.openxmlformats.org/officeDocument/2006/relationships/image" Target="media/image4.tmp"/><Relationship Id="rId17" Type="http://schemas.openxmlformats.org/officeDocument/2006/relationships/image" Target="media/image9.tmp"/><Relationship Id="rId25" Type="http://schemas.openxmlformats.org/officeDocument/2006/relationships/image" Target="media/image17.tmp"/><Relationship Id="rId33" Type="http://schemas.openxmlformats.org/officeDocument/2006/relationships/image" Target="media/image25.tmp"/><Relationship Id="rId2" Type="http://schemas.openxmlformats.org/officeDocument/2006/relationships/styles" Target="styles.xml"/><Relationship Id="rId16" Type="http://schemas.openxmlformats.org/officeDocument/2006/relationships/image" Target="media/image8.tmp"/><Relationship Id="rId20" Type="http://schemas.openxmlformats.org/officeDocument/2006/relationships/image" Target="media/image12.tmp"/><Relationship Id="rId29" Type="http://schemas.openxmlformats.org/officeDocument/2006/relationships/image" Target="media/image21.tmp"/><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tmp"/><Relationship Id="rId24" Type="http://schemas.openxmlformats.org/officeDocument/2006/relationships/image" Target="media/image16.tmp"/><Relationship Id="rId32" Type="http://schemas.openxmlformats.org/officeDocument/2006/relationships/image" Target="media/image24.tmp"/><Relationship Id="rId5" Type="http://schemas.openxmlformats.org/officeDocument/2006/relationships/comments" Target="comments.xml"/><Relationship Id="rId15" Type="http://schemas.openxmlformats.org/officeDocument/2006/relationships/image" Target="media/image7.tmp"/><Relationship Id="rId23" Type="http://schemas.openxmlformats.org/officeDocument/2006/relationships/image" Target="media/image15.tmp"/><Relationship Id="rId28" Type="http://schemas.openxmlformats.org/officeDocument/2006/relationships/image" Target="media/image20.tmp"/><Relationship Id="rId36" Type="http://schemas.openxmlformats.org/officeDocument/2006/relationships/theme" Target="theme/theme1.xml"/><Relationship Id="rId10" Type="http://schemas.openxmlformats.org/officeDocument/2006/relationships/image" Target="media/image2.tmp"/><Relationship Id="rId19" Type="http://schemas.openxmlformats.org/officeDocument/2006/relationships/image" Target="media/image11.tmp"/><Relationship Id="rId31" Type="http://schemas.openxmlformats.org/officeDocument/2006/relationships/image" Target="media/image23.tmp"/><Relationship Id="rId4" Type="http://schemas.openxmlformats.org/officeDocument/2006/relationships/webSettings" Target="webSettings.xml"/><Relationship Id="rId9" Type="http://schemas.openxmlformats.org/officeDocument/2006/relationships/image" Target="media/image1.tmp"/><Relationship Id="rId14" Type="http://schemas.openxmlformats.org/officeDocument/2006/relationships/image" Target="media/image6.tmp"/><Relationship Id="rId22" Type="http://schemas.openxmlformats.org/officeDocument/2006/relationships/image" Target="media/image14.tmp"/><Relationship Id="rId27" Type="http://schemas.openxmlformats.org/officeDocument/2006/relationships/image" Target="media/image19.tmp"/><Relationship Id="rId30" Type="http://schemas.openxmlformats.org/officeDocument/2006/relationships/image" Target="media/image22.tmp"/><Relationship Id="rId35" Type="http://schemas.microsoft.com/office/2011/relationships/people" Target="people.xml"/><Relationship Id="rId8"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158</TotalTime>
  <Pages>13</Pages>
  <Words>620</Words>
  <Characters>3539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Quế Chi Thiều Ngọc</dc:creator>
  <cp:keywords/>
  <dc:description/>
  <cp:lastModifiedBy>Kristy vanMarle</cp:lastModifiedBy>
  <cp:revision>51</cp:revision>
  <dcterms:created xsi:type="dcterms:W3CDTF">2024-10-30T16:44:00Z</dcterms:created>
  <dcterms:modified xsi:type="dcterms:W3CDTF">2024-11-08T18:18:00Z</dcterms:modified>
</cp:coreProperties>
</file>